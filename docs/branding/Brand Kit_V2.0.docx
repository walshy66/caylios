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0573" w14:textId="77777777" w:rsidR="00F2408D" w:rsidRDefault="00F2408D">
      <w:pPr>
        <w:rPr>
          <w:rFonts w:cs="Calibri"/>
          <w:szCs w:val="22"/>
        </w:rPr>
      </w:pPr>
    </w:p>
    <w:p w14:paraId="02A5CCB2" w14:textId="6D5D7A41" w:rsidR="00F2408D" w:rsidRDefault="00812B76" w:rsidP="00F2408D">
      <w:pPr>
        <w:jc w:val="center"/>
        <w:rPr>
          <w:rFonts w:cs="Calibri"/>
          <w:szCs w:val="22"/>
        </w:rPr>
      </w:pPr>
      <w:r>
        <w:rPr>
          <w:rFonts w:cs="Calibri"/>
          <w:noProof/>
          <w:szCs w:val="22"/>
        </w:rPr>
        <w:drawing>
          <wp:inline distT="0" distB="0" distL="0" distR="0" wp14:anchorId="36280AF2" wp14:editId="72D7AD0D">
            <wp:extent cx="4604970" cy="4604970"/>
            <wp:effectExtent l="0" t="0" r="5715" b="5715"/>
            <wp:docPr id="1714724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4068" name="Picture 17147240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0410" cy="4610410"/>
                    </a:xfrm>
                    <a:prstGeom prst="rect">
                      <a:avLst/>
                    </a:prstGeom>
                  </pic:spPr>
                </pic:pic>
              </a:graphicData>
            </a:graphic>
          </wp:inline>
        </w:drawing>
      </w:r>
    </w:p>
    <w:p w14:paraId="2DAA79D2" w14:textId="77777777" w:rsidR="0069485F" w:rsidRDefault="0069485F" w:rsidP="0069485F">
      <w:pPr>
        <w:pStyle w:val="Title"/>
      </w:pPr>
    </w:p>
    <w:p w14:paraId="06ABDD89" w14:textId="641A9CCE" w:rsidR="00F2408D" w:rsidRPr="007C420F" w:rsidRDefault="002C1614" w:rsidP="0069485F">
      <w:pPr>
        <w:pStyle w:val="Title"/>
        <w:rPr>
          <w:sz w:val="48"/>
          <w:szCs w:val="48"/>
        </w:rPr>
      </w:pPr>
      <w:r>
        <w:t>BRAND KIT</w:t>
      </w:r>
    </w:p>
    <w:p w14:paraId="0A5E8A52" w14:textId="77777777" w:rsidR="00F2408D" w:rsidRDefault="00F2408D" w:rsidP="00F2408D">
      <w:pPr>
        <w:jc w:val="center"/>
        <w:rPr>
          <w:rFonts w:cs="Calibri"/>
          <w:szCs w:val="22"/>
        </w:rPr>
      </w:pPr>
    </w:p>
    <w:p w14:paraId="67ED19BD" w14:textId="77777777" w:rsidR="0069485F" w:rsidRDefault="0069485F" w:rsidP="00F2408D">
      <w:pPr>
        <w:jc w:val="center"/>
        <w:rPr>
          <w:rFonts w:cs="Calibri"/>
          <w:szCs w:val="22"/>
        </w:rPr>
      </w:pPr>
    </w:p>
    <w:p w14:paraId="620A4BCF" w14:textId="77777777" w:rsidR="00F2408D" w:rsidRDefault="00F2408D" w:rsidP="00F2408D">
      <w:pPr>
        <w:jc w:val="center"/>
        <w:rPr>
          <w:rFonts w:cs="Calibri"/>
          <w:szCs w:val="22"/>
        </w:rPr>
      </w:pPr>
    </w:p>
    <w:p w14:paraId="400B2502" w14:textId="77777777" w:rsidR="00F2408D" w:rsidRDefault="00F2408D" w:rsidP="00F2408D">
      <w:pPr>
        <w:jc w:val="center"/>
        <w:rPr>
          <w:rFonts w:cs="Calibri"/>
          <w:szCs w:val="22"/>
        </w:rPr>
      </w:pPr>
    </w:p>
    <w:p w14:paraId="06978B48" w14:textId="77777777" w:rsidR="00F2408D" w:rsidRDefault="00F2408D" w:rsidP="00F2408D">
      <w:pPr>
        <w:jc w:val="center"/>
        <w:rPr>
          <w:rFonts w:cs="Calibri"/>
          <w:szCs w:val="22"/>
        </w:rPr>
      </w:pPr>
    </w:p>
    <w:p w14:paraId="7EC6FC8E" w14:textId="77777777" w:rsidR="0069485F" w:rsidRDefault="0069485F" w:rsidP="00F2408D">
      <w:pPr>
        <w:jc w:val="center"/>
        <w:rPr>
          <w:rFonts w:cs="Calibri"/>
          <w:szCs w:val="22"/>
        </w:rPr>
      </w:pPr>
    </w:p>
    <w:p w14:paraId="32D3C4A7" w14:textId="77777777" w:rsidR="00F2408D" w:rsidRDefault="00F2408D" w:rsidP="00F2408D">
      <w:pPr>
        <w:jc w:val="center"/>
        <w:rPr>
          <w:rFonts w:cs="Calibri"/>
          <w:szCs w:val="22"/>
        </w:rPr>
      </w:pPr>
    </w:p>
    <w:p w14:paraId="012C1842" w14:textId="77777777" w:rsidR="00F2408D" w:rsidRDefault="00F2408D" w:rsidP="00F2408D">
      <w:pPr>
        <w:jc w:val="center"/>
        <w:rPr>
          <w:rFonts w:cs="Calibri"/>
          <w:szCs w:val="22"/>
        </w:rPr>
      </w:pPr>
    </w:p>
    <w:p w14:paraId="13AB4A6F" w14:textId="77777777" w:rsidR="00F2408D" w:rsidRDefault="00F2408D" w:rsidP="00F2408D">
      <w:pPr>
        <w:jc w:val="center"/>
        <w:rPr>
          <w:rFonts w:cs="Calibri"/>
          <w:szCs w:val="22"/>
        </w:rPr>
      </w:pPr>
    </w:p>
    <w:p w14:paraId="24A72064" w14:textId="77777777" w:rsidR="002C1614" w:rsidRDefault="002C1614" w:rsidP="00F2408D">
      <w:pPr>
        <w:jc w:val="center"/>
        <w:rPr>
          <w:rFonts w:cs="Calibri"/>
          <w:szCs w:val="22"/>
        </w:rPr>
      </w:pPr>
    </w:p>
    <w:p w14:paraId="2D534F7B" w14:textId="79A9AE63" w:rsidR="007C420F" w:rsidRPr="002C1614" w:rsidRDefault="007C420F" w:rsidP="00F2408D">
      <w:pPr>
        <w:jc w:val="right"/>
        <w:rPr>
          <w:rFonts w:cs="Calibri"/>
          <w:b/>
          <w:bCs/>
          <w:szCs w:val="22"/>
        </w:rPr>
      </w:pPr>
      <w:r w:rsidRPr="002C1614">
        <w:rPr>
          <w:rFonts w:cs="Calibri"/>
          <w:b/>
          <w:bCs/>
          <w:szCs w:val="22"/>
        </w:rPr>
        <w:fldChar w:fldCharType="begin"/>
      </w:r>
      <w:r w:rsidRPr="002C1614">
        <w:rPr>
          <w:rFonts w:cs="Calibri"/>
          <w:b/>
          <w:bCs/>
          <w:szCs w:val="22"/>
        </w:rPr>
        <w:instrText xml:space="preserve"> SAVEDATE  \@ "d MMMM yyyy"  \* MERGEFORMAT </w:instrText>
      </w:r>
      <w:r w:rsidRPr="002C1614">
        <w:rPr>
          <w:rFonts w:cs="Calibri"/>
          <w:b/>
          <w:bCs/>
          <w:szCs w:val="22"/>
        </w:rPr>
        <w:fldChar w:fldCharType="separate"/>
      </w:r>
      <w:r w:rsidR="00DC1013">
        <w:rPr>
          <w:rFonts w:cs="Calibri"/>
          <w:b/>
          <w:bCs/>
          <w:noProof/>
          <w:szCs w:val="22"/>
        </w:rPr>
        <w:t>30 June 2026</w:t>
      </w:r>
      <w:r w:rsidRPr="002C1614">
        <w:rPr>
          <w:rFonts w:cs="Calibri"/>
          <w:b/>
          <w:bCs/>
          <w:szCs w:val="22"/>
        </w:rPr>
        <w:fldChar w:fldCharType="end"/>
      </w:r>
    </w:p>
    <w:p w14:paraId="701CE7C7" w14:textId="6BFE796E" w:rsidR="0069485F" w:rsidRPr="00A430F0" w:rsidRDefault="00F2408D" w:rsidP="00F2408D">
      <w:pPr>
        <w:jc w:val="right"/>
        <w:rPr>
          <w:rFonts w:cs="Calibri"/>
          <w:b/>
          <w:bCs/>
          <w:color w:val="20B4C9"/>
          <w:szCs w:val="22"/>
        </w:rPr>
      </w:pPr>
      <w:r w:rsidRPr="002C1614">
        <w:rPr>
          <w:rFonts w:cs="Calibri"/>
          <w:b/>
          <w:bCs/>
          <w:color w:val="20B4C9"/>
          <w:szCs w:val="22"/>
        </w:rPr>
        <w:t xml:space="preserve">BY KYLIE STEWART </w:t>
      </w:r>
    </w:p>
    <w:p w14:paraId="1FF4A76E" w14:textId="77777777" w:rsidR="00F2408D" w:rsidRDefault="00F2408D" w:rsidP="00F2408D">
      <w:pPr>
        <w:jc w:val="right"/>
        <w:rPr>
          <w:rFonts w:cs="Calibri"/>
          <w:szCs w:val="22"/>
        </w:rPr>
      </w:pPr>
      <w:r>
        <w:rPr>
          <w:rFonts w:cs="Calibri"/>
          <w:szCs w:val="22"/>
        </w:rPr>
        <w:br w:type="page"/>
      </w:r>
    </w:p>
    <w:p w14:paraId="07C7F903" w14:textId="3A926E3A" w:rsidR="0069485F" w:rsidRDefault="0069485F" w:rsidP="00812B76">
      <w:pPr>
        <w:pStyle w:val="Heading1"/>
      </w:pPr>
      <w:bookmarkStart w:id="0" w:name="_Toc233113441"/>
      <w:r>
        <w:lastRenderedPageBreak/>
        <w:t>Table of Contents</w:t>
      </w:r>
      <w:bookmarkEnd w:id="0"/>
    </w:p>
    <w:sdt>
      <w:sdtPr>
        <w:rPr>
          <w:rFonts w:ascii="Calibri" w:eastAsiaTheme="minorHAnsi" w:hAnsi="Calibri" w:cstheme="minorBidi"/>
          <w:b w:val="0"/>
          <w:color w:val="auto"/>
          <w:kern w:val="2"/>
          <w:sz w:val="22"/>
          <w:szCs w:val="24"/>
          <w:lang w:val="en-AU"/>
          <w14:ligatures w14:val="standardContextual"/>
        </w:rPr>
        <w:id w:val="-1859419800"/>
        <w:docPartObj>
          <w:docPartGallery w:val="Table of Contents"/>
          <w:docPartUnique/>
        </w:docPartObj>
      </w:sdtPr>
      <w:sdtEndPr>
        <w:rPr>
          <w:bCs/>
          <w:noProof/>
        </w:rPr>
      </w:sdtEndPr>
      <w:sdtContent>
        <w:p w14:paraId="7C0EE7B3" w14:textId="42D58AF8" w:rsidR="00F544D2" w:rsidRDefault="00C573A4" w:rsidP="00F544D2">
          <w:pPr>
            <w:pStyle w:val="TOCHeading"/>
            <w:rPr>
              <w:noProof/>
            </w:rPr>
          </w:pPr>
          <w:r>
            <w:rPr>
              <w:b w:val="0"/>
            </w:rPr>
            <w:fldChar w:fldCharType="begin"/>
          </w:r>
          <w:r>
            <w:instrText xml:space="preserve"> TOC \o "1-3" \h \z \u </w:instrText>
          </w:r>
          <w:r>
            <w:rPr>
              <w:b w:val="0"/>
            </w:rPr>
            <w:fldChar w:fldCharType="separate"/>
          </w:r>
        </w:p>
        <w:p w14:paraId="62DBB889" w14:textId="7DDF2E87" w:rsidR="00F544D2" w:rsidRDefault="00F544D2">
          <w:pPr>
            <w:pStyle w:val="TOC1"/>
            <w:tabs>
              <w:tab w:val="right" w:leader="dot" w:pos="10456"/>
            </w:tabs>
            <w:rPr>
              <w:rFonts w:asciiTheme="minorHAnsi" w:eastAsiaTheme="minorEastAsia" w:hAnsiTheme="minorHAnsi"/>
              <w:noProof/>
              <w:sz w:val="24"/>
              <w:lang w:eastAsia="en-AU"/>
            </w:rPr>
          </w:pPr>
          <w:hyperlink w:anchor="_Toc233113441" w:history="1">
            <w:r w:rsidRPr="00D2520F">
              <w:rPr>
                <w:rStyle w:val="Hyperlink"/>
                <w:noProof/>
              </w:rPr>
              <w:t>Table of Contents</w:t>
            </w:r>
            <w:r>
              <w:rPr>
                <w:noProof/>
                <w:webHidden/>
              </w:rPr>
              <w:tab/>
            </w:r>
            <w:r>
              <w:rPr>
                <w:noProof/>
                <w:webHidden/>
              </w:rPr>
              <w:fldChar w:fldCharType="begin"/>
            </w:r>
            <w:r>
              <w:rPr>
                <w:noProof/>
                <w:webHidden/>
              </w:rPr>
              <w:instrText xml:space="preserve"> PAGEREF _Toc233113441 \h </w:instrText>
            </w:r>
            <w:r>
              <w:rPr>
                <w:noProof/>
                <w:webHidden/>
              </w:rPr>
            </w:r>
            <w:r>
              <w:rPr>
                <w:noProof/>
                <w:webHidden/>
              </w:rPr>
              <w:fldChar w:fldCharType="separate"/>
            </w:r>
            <w:r>
              <w:rPr>
                <w:noProof/>
                <w:webHidden/>
              </w:rPr>
              <w:t>2</w:t>
            </w:r>
            <w:r>
              <w:rPr>
                <w:noProof/>
                <w:webHidden/>
              </w:rPr>
              <w:fldChar w:fldCharType="end"/>
            </w:r>
          </w:hyperlink>
        </w:p>
        <w:p w14:paraId="22433903" w14:textId="4E69C316" w:rsidR="00F544D2" w:rsidRDefault="00F544D2">
          <w:pPr>
            <w:pStyle w:val="TOC1"/>
            <w:tabs>
              <w:tab w:val="right" w:leader="dot" w:pos="10456"/>
            </w:tabs>
            <w:rPr>
              <w:rFonts w:asciiTheme="minorHAnsi" w:eastAsiaTheme="minorEastAsia" w:hAnsiTheme="minorHAnsi"/>
              <w:noProof/>
              <w:sz w:val="24"/>
              <w:lang w:eastAsia="en-AU"/>
            </w:rPr>
          </w:pPr>
          <w:hyperlink w:anchor="_Toc233113442" w:history="1">
            <w:r w:rsidRPr="00D2520F">
              <w:rPr>
                <w:rStyle w:val="Hyperlink"/>
                <w:noProof/>
              </w:rPr>
              <w:t>Document Information</w:t>
            </w:r>
            <w:r>
              <w:rPr>
                <w:noProof/>
                <w:webHidden/>
              </w:rPr>
              <w:tab/>
            </w:r>
            <w:r>
              <w:rPr>
                <w:noProof/>
                <w:webHidden/>
              </w:rPr>
              <w:fldChar w:fldCharType="begin"/>
            </w:r>
            <w:r>
              <w:rPr>
                <w:noProof/>
                <w:webHidden/>
              </w:rPr>
              <w:instrText xml:space="preserve"> PAGEREF _Toc233113442 \h </w:instrText>
            </w:r>
            <w:r>
              <w:rPr>
                <w:noProof/>
                <w:webHidden/>
              </w:rPr>
            </w:r>
            <w:r>
              <w:rPr>
                <w:noProof/>
                <w:webHidden/>
              </w:rPr>
              <w:fldChar w:fldCharType="separate"/>
            </w:r>
            <w:r>
              <w:rPr>
                <w:noProof/>
                <w:webHidden/>
              </w:rPr>
              <w:t>3</w:t>
            </w:r>
            <w:r>
              <w:rPr>
                <w:noProof/>
                <w:webHidden/>
              </w:rPr>
              <w:fldChar w:fldCharType="end"/>
            </w:r>
          </w:hyperlink>
        </w:p>
        <w:p w14:paraId="07EEE862" w14:textId="79BFBB15" w:rsidR="00F544D2" w:rsidRDefault="00F544D2">
          <w:pPr>
            <w:pStyle w:val="TOC2"/>
            <w:tabs>
              <w:tab w:val="right" w:leader="dot" w:pos="10456"/>
            </w:tabs>
            <w:rPr>
              <w:rFonts w:asciiTheme="minorHAnsi" w:eastAsiaTheme="minorEastAsia" w:hAnsiTheme="minorHAnsi"/>
              <w:noProof/>
              <w:sz w:val="24"/>
              <w:lang w:eastAsia="en-AU"/>
            </w:rPr>
          </w:pPr>
          <w:hyperlink w:anchor="_Toc233113443" w:history="1">
            <w:r w:rsidRPr="00D2520F">
              <w:rPr>
                <w:rStyle w:val="Hyperlink"/>
                <w:noProof/>
              </w:rPr>
              <w:t>Purpose</w:t>
            </w:r>
            <w:r>
              <w:rPr>
                <w:noProof/>
                <w:webHidden/>
              </w:rPr>
              <w:tab/>
            </w:r>
            <w:r>
              <w:rPr>
                <w:noProof/>
                <w:webHidden/>
              </w:rPr>
              <w:fldChar w:fldCharType="begin"/>
            </w:r>
            <w:r>
              <w:rPr>
                <w:noProof/>
                <w:webHidden/>
              </w:rPr>
              <w:instrText xml:space="preserve"> PAGEREF _Toc233113443 \h </w:instrText>
            </w:r>
            <w:r>
              <w:rPr>
                <w:noProof/>
                <w:webHidden/>
              </w:rPr>
            </w:r>
            <w:r>
              <w:rPr>
                <w:noProof/>
                <w:webHidden/>
              </w:rPr>
              <w:fldChar w:fldCharType="separate"/>
            </w:r>
            <w:r>
              <w:rPr>
                <w:noProof/>
                <w:webHidden/>
              </w:rPr>
              <w:t>3</w:t>
            </w:r>
            <w:r>
              <w:rPr>
                <w:noProof/>
                <w:webHidden/>
              </w:rPr>
              <w:fldChar w:fldCharType="end"/>
            </w:r>
          </w:hyperlink>
        </w:p>
        <w:p w14:paraId="7355A53B" w14:textId="7B9A69BB" w:rsidR="00F544D2" w:rsidRDefault="00F544D2">
          <w:pPr>
            <w:pStyle w:val="TOC2"/>
            <w:tabs>
              <w:tab w:val="right" w:leader="dot" w:pos="10456"/>
            </w:tabs>
            <w:rPr>
              <w:rFonts w:asciiTheme="minorHAnsi" w:eastAsiaTheme="minorEastAsia" w:hAnsiTheme="minorHAnsi"/>
              <w:noProof/>
              <w:sz w:val="24"/>
              <w:lang w:eastAsia="en-AU"/>
            </w:rPr>
          </w:pPr>
          <w:hyperlink w:anchor="_Toc233113444" w:history="1">
            <w:r w:rsidRPr="00D2520F">
              <w:rPr>
                <w:rStyle w:val="Hyperlink"/>
                <w:noProof/>
              </w:rPr>
              <w:t>Version Control</w:t>
            </w:r>
            <w:r>
              <w:rPr>
                <w:noProof/>
                <w:webHidden/>
              </w:rPr>
              <w:tab/>
            </w:r>
            <w:r>
              <w:rPr>
                <w:noProof/>
                <w:webHidden/>
              </w:rPr>
              <w:fldChar w:fldCharType="begin"/>
            </w:r>
            <w:r>
              <w:rPr>
                <w:noProof/>
                <w:webHidden/>
              </w:rPr>
              <w:instrText xml:space="preserve"> PAGEREF _Toc233113444 \h </w:instrText>
            </w:r>
            <w:r>
              <w:rPr>
                <w:noProof/>
                <w:webHidden/>
              </w:rPr>
            </w:r>
            <w:r>
              <w:rPr>
                <w:noProof/>
                <w:webHidden/>
              </w:rPr>
              <w:fldChar w:fldCharType="separate"/>
            </w:r>
            <w:r>
              <w:rPr>
                <w:noProof/>
                <w:webHidden/>
              </w:rPr>
              <w:t>3</w:t>
            </w:r>
            <w:r>
              <w:rPr>
                <w:noProof/>
                <w:webHidden/>
              </w:rPr>
              <w:fldChar w:fldCharType="end"/>
            </w:r>
          </w:hyperlink>
        </w:p>
        <w:p w14:paraId="37B0BA07" w14:textId="720C15FB" w:rsidR="00F544D2" w:rsidRDefault="00F544D2">
          <w:pPr>
            <w:pStyle w:val="TOC1"/>
            <w:tabs>
              <w:tab w:val="right" w:leader="dot" w:pos="10456"/>
            </w:tabs>
            <w:rPr>
              <w:rFonts w:asciiTheme="minorHAnsi" w:eastAsiaTheme="minorEastAsia" w:hAnsiTheme="minorHAnsi"/>
              <w:noProof/>
              <w:sz w:val="24"/>
              <w:lang w:eastAsia="en-AU"/>
            </w:rPr>
          </w:pPr>
          <w:hyperlink w:anchor="_Toc233113445" w:history="1">
            <w:r w:rsidRPr="00D2520F">
              <w:rPr>
                <w:rStyle w:val="Hyperlink"/>
                <w:noProof/>
              </w:rPr>
              <w:t>Introduction</w:t>
            </w:r>
            <w:r>
              <w:rPr>
                <w:noProof/>
                <w:webHidden/>
              </w:rPr>
              <w:tab/>
            </w:r>
            <w:r>
              <w:rPr>
                <w:noProof/>
                <w:webHidden/>
              </w:rPr>
              <w:fldChar w:fldCharType="begin"/>
            </w:r>
            <w:r>
              <w:rPr>
                <w:noProof/>
                <w:webHidden/>
              </w:rPr>
              <w:instrText xml:space="preserve"> PAGEREF _Toc233113445 \h </w:instrText>
            </w:r>
            <w:r>
              <w:rPr>
                <w:noProof/>
                <w:webHidden/>
              </w:rPr>
            </w:r>
            <w:r>
              <w:rPr>
                <w:noProof/>
                <w:webHidden/>
              </w:rPr>
              <w:fldChar w:fldCharType="separate"/>
            </w:r>
            <w:r>
              <w:rPr>
                <w:noProof/>
                <w:webHidden/>
              </w:rPr>
              <w:t>4</w:t>
            </w:r>
            <w:r>
              <w:rPr>
                <w:noProof/>
                <w:webHidden/>
              </w:rPr>
              <w:fldChar w:fldCharType="end"/>
            </w:r>
          </w:hyperlink>
        </w:p>
        <w:p w14:paraId="11DD601C" w14:textId="1EBC50E4" w:rsidR="00F544D2" w:rsidRDefault="00F544D2">
          <w:pPr>
            <w:pStyle w:val="TOC1"/>
            <w:tabs>
              <w:tab w:val="right" w:leader="dot" w:pos="10456"/>
            </w:tabs>
            <w:rPr>
              <w:rFonts w:asciiTheme="minorHAnsi" w:eastAsiaTheme="minorEastAsia" w:hAnsiTheme="minorHAnsi"/>
              <w:noProof/>
              <w:sz w:val="24"/>
              <w:lang w:eastAsia="en-AU"/>
            </w:rPr>
          </w:pPr>
          <w:hyperlink w:anchor="_Toc233113446" w:history="1">
            <w:r w:rsidRPr="00D2520F">
              <w:rPr>
                <w:rStyle w:val="Hyperlink"/>
                <w:noProof/>
              </w:rPr>
              <w:t>Brand Foundation</w:t>
            </w:r>
            <w:r>
              <w:rPr>
                <w:noProof/>
                <w:webHidden/>
              </w:rPr>
              <w:tab/>
            </w:r>
            <w:r>
              <w:rPr>
                <w:noProof/>
                <w:webHidden/>
              </w:rPr>
              <w:fldChar w:fldCharType="begin"/>
            </w:r>
            <w:r>
              <w:rPr>
                <w:noProof/>
                <w:webHidden/>
              </w:rPr>
              <w:instrText xml:space="preserve"> PAGEREF _Toc233113446 \h </w:instrText>
            </w:r>
            <w:r>
              <w:rPr>
                <w:noProof/>
                <w:webHidden/>
              </w:rPr>
            </w:r>
            <w:r>
              <w:rPr>
                <w:noProof/>
                <w:webHidden/>
              </w:rPr>
              <w:fldChar w:fldCharType="separate"/>
            </w:r>
            <w:r>
              <w:rPr>
                <w:noProof/>
                <w:webHidden/>
              </w:rPr>
              <w:t>5</w:t>
            </w:r>
            <w:r>
              <w:rPr>
                <w:noProof/>
                <w:webHidden/>
              </w:rPr>
              <w:fldChar w:fldCharType="end"/>
            </w:r>
          </w:hyperlink>
        </w:p>
        <w:p w14:paraId="74BCC32C" w14:textId="4B39FE46" w:rsidR="00F544D2" w:rsidRDefault="00F544D2">
          <w:pPr>
            <w:pStyle w:val="TOC1"/>
            <w:tabs>
              <w:tab w:val="right" w:leader="dot" w:pos="10456"/>
            </w:tabs>
            <w:rPr>
              <w:rFonts w:asciiTheme="minorHAnsi" w:eastAsiaTheme="minorEastAsia" w:hAnsiTheme="minorHAnsi"/>
              <w:noProof/>
              <w:sz w:val="24"/>
              <w:lang w:eastAsia="en-AU"/>
            </w:rPr>
          </w:pPr>
          <w:hyperlink w:anchor="_Toc233113447" w:history="1">
            <w:r w:rsidRPr="00D2520F">
              <w:rPr>
                <w:rStyle w:val="Hyperlink"/>
                <w:noProof/>
              </w:rPr>
              <w:t>Messaging Framework</w:t>
            </w:r>
            <w:r>
              <w:rPr>
                <w:noProof/>
                <w:webHidden/>
              </w:rPr>
              <w:tab/>
            </w:r>
            <w:r>
              <w:rPr>
                <w:noProof/>
                <w:webHidden/>
              </w:rPr>
              <w:fldChar w:fldCharType="begin"/>
            </w:r>
            <w:r>
              <w:rPr>
                <w:noProof/>
                <w:webHidden/>
              </w:rPr>
              <w:instrText xml:space="preserve"> PAGEREF _Toc233113447 \h </w:instrText>
            </w:r>
            <w:r>
              <w:rPr>
                <w:noProof/>
                <w:webHidden/>
              </w:rPr>
            </w:r>
            <w:r>
              <w:rPr>
                <w:noProof/>
                <w:webHidden/>
              </w:rPr>
              <w:fldChar w:fldCharType="separate"/>
            </w:r>
            <w:r>
              <w:rPr>
                <w:noProof/>
                <w:webHidden/>
              </w:rPr>
              <w:t>6</w:t>
            </w:r>
            <w:r>
              <w:rPr>
                <w:noProof/>
                <w:webHidden/>
              </w:rPr>
              <w:fldChar w:fldCharType="end"/>
            </w:r>
          </w:hyperlink>
        </w:p>
        <w:p w14:paraId="0898673F" w14:textId="4A4E2B79" w:rsidR="00F544D2" w:rsidRDefault="00F544D2">
          <w:pPr>
            <w:pStyle w:val="TOC1"/>
            <w:tabs>
              <w:tab w:val="right" w:leader="dot" w:pos="10456"/>
            </w:tabs>
            <w:rPr>
              <w:rFonts w:asciiTheme="minorHAnsi" w:eastAsiaTheme="minorEastAsia" w:hAnsiTheme="minorHAnsi"/>
              <w:noProof/>
              <w:sz w:val="24"/>
              <w:lang w:eastAsia="en-AU"/>
            </w:rPr>
          </w:pPr>
          <w:hyperlink w:anchor="_Toc233113448" w:history="1">
            <w:r w:rsidRPr="00D2520F">
              <w:rPr>
                <w:rStyle w:val="Hyperlink"/>
                <w:noProof/>
              </w:rPr>
              <w:t>Website Messaging</w:t>
            </w:r>
            <w:r>
              <w:rPr>
                <w:noProof/>
                <w:webHidden/>
              </w:rPr>
              <w:tab/>
            </w:r>
            <w:r>
              <w:rPr>
                <w:noProof/>
                <w:webHidden/>
              </w:rPr>
              <w:fldChar w:fldCharType="begin"/>
            </w:r>
            <w:r>
              <w:rPr>
                <w:noProof/>
                <w:webHidden/>
              </w:rPr>
              <w:instrText xml:space="preserve"> PAGEREF _Toc233113448 \h </w:instrText>
            </w:r>
            <w:r>
              <w:rPr>
                <w:noProof/>
                <w:webHidden/>
              </w:rPr>
            </w:r>
            <w:r>
              <w:rPr>
                <w:noProof/>
                <w:webHidden/>
              </w:rPr>
              <w:fldChar w:fldCharType="separate"/>
            </w:r>
            <w:r>
              <w:rPr>
                <w:noProof/>
                <w:webHidden/>
              </w:rPr>
              <w:t>7</w:t>
            </w:r>
            <w:r>
              <w:rPr>
                <w:noProof/>
                <w:webHidden/>
              </w:rPr>
              <w:fldChar w:fldCharType="end"/>
            </w:r>
          </w:hyperlink>
        </w:p>
        <w:p w14:paraId="59BDA3E4" w14:textId="32E6DD99" w:rsidR="00F544D2" w:rsidRDefault="00F544D2">
          <w:pPr>
            <w:pStyle w:val="TOC1"/>
            <w:tabs>
              <w:tab w:val="right" w:leader="dot" w:pos="10456"/>
            </w:tabs>
            <w:rPr>
              <w:rFonts w:asciiTheme="minorHAnsi" w:eastAsiaTheme="minorEastAsia" w:hAnsiTheme="minorHAnsi"/>
              <w:noProof/>
              <w:sz w:val="24"/>
              <w:lang w:eastAsia="en-AU"/>
            </w:rPr>
          </w:pPr>
          <w:hyperlink w:anchor="_Toc233113449" w:history="1">
            <w:r w:rsidRPr="00D2520F">
              <w:rPr>
                <w:rStyle w:val="Hyperlink"/>
                <w:noProof/>
              </w:rPr>
              <w:t>Taglines</w:t>
            </w:r>
            <w:r>
              <w:rPr>
                <w:noProof/>
                <w:webHidden/>
              </w:rPr>
              <w:tab/>
            </w:r>
            <w:r>
              <w:rPr>
                <w:noProof/>
                <w:webHidden/>
              </w:rPr>
              <w:fldChar w:fldCharType="begin"/>
            </w:r>
            <w:r>
              <w:rPr>
                <w:noProof/>
                <w:webHidden/>
              </w:rPr>
              <w:instrText xml:space="preserve"> PAGEREF _Toc233113449 \h </w:instrText>
            </w:r>
            <w:r>
              <w:rPr>
                <w:noProof/>
                <w:webHidden/>
              </w:rPr>
            </w:r>
            <w:r>
              <w:rPr>
                <w:noProof/>
                <w:webHidden/>
              </w:rPr>
              <w:fldChar w:fldCharType="separate"/>
            </w:r>
            <w:r>
              <w:rPr>
                <w:noProof/>
                <w:webHidden/>
              </w:rPr>
              <w:t>8</w:t>
            </w:r>
            <w:r>
              <w:rPr>
                <w:noProof/>
                <w:webHidden/>
              </w:rPr>
              <w:fldChar w:fldCharType="end"/>
            </w:r>
          </w:hyperlink>
        </w:p>
        <w:p w14:paraId="5B455105" w14:textId="11803781" w:rsidR="00F544D2" w:rsidRDefault="00F544D2">
          <w:pPr>
            <w:pStyle w:val="TOC1"/>
            <w:tabs>
              <w:tab w:val="right" w:leader="dot" w:pos="10456"/>
            </w:tabs>
            <w:rPr>
              <w:rFonts w:asciiTheme="minorHAnsi" w:eastAsiaTheme="minorEastAsia" w:hAnsiTheme="minorHAnsi"/>
              <w:noProof/>
              <w:sz w:val="24"/>
              <w:lang w:eastAsia="en-AU"/>
            </w:rPr>
          </w:pPr>
          <w:hyperlink w:anchor="_Toc233113450" w:history="1">
            <w:r w:rsidRPr="00D2520F">
              <w:rPr>
                <w:rStyle w:val="Hyperlink"/>
                <w:noProof/>
              </w:rPr>
              <w:t>Logo</w:t>
            </w:r>
            <w:r>
              <w:rPr>
                <w:noProof/>
                <w:webHidden/>
              </w:rPr>
              <w:tab/>
            </w:r>
            <w:r>
              <w:rPr>
                <w:noProof/>
                <w:webHidden/>
              </w:rPr>
              <w:fldChar w:fldCharType="begin"/>
            </w:r>
            <w:r>
              <w:rPr>
                <w:noProof/>
                <w:webHidden/>
              </w:rPr>
              <w:instrText xml:space="preserve"> PAGEREF _Toc233113450 \h </w:instrText>
            </w:r>
            <w:r>
              <w:rPr>
                <w:noProof/>
                <w:webHidden/>
              </w:rPr>
            </w:r>
            <w:r>
              <w:rPr>
                <w:noProof/>
                <w:webHidden/>
              </w:rPr>
              <w:fldChar w:fldCharType="separate"/>
            </w:r>
            <w:r>
              <w:rPr>
                <w:noProof/>
                <w:webHidden/>
              </w:rPr>
              <w:t>9</w:t>
            </w:r>
            <w:r>
              <w:rPr>
                <w:noProof/>
                <w:webHidden/>
              </w:rPr>
              <w:fldChar w:fldCharType="end"/>
            </w:r>
          </w:hyperlink>
        </w:p>
        <w:p w14:paraId="0D421BF0" w14:textId="28E1F35F" w:rsidR="00F544D2" w:rsidRDefault="00F544D2">
          <w:pPr>
            <w:pStyle w:val="TOC1"/>
            <w:tabs>
              <w:tab w:val="right" w:leader="dot" w:pos="10456"/>
            </w:tabs>
            <w:rPr>
              <w:rFonts w:asciiTheme="minorHAnsi" w:eastAsiaTheme="minorEastAsia" w:hAnsiTheme="minorHAnsi"/>
              <w:noProof/>
              <w:sz w:val="24"/>
              <w:lang w:eastAsia="en-AU"/>
            </w:rPr>
          </w:pPr>
          <w:hyperlink w:anchor="_Toc233113451" w:history="1">
            <w:r w:rsidRPr="00D2520F">
              <w:rPr>
                <w:rStyle w:val="Hyperlink"/>
                <w:noProof/>
              </w:rPr>
              <w:t>Textures &amp; Backgrounds</w:t>
            </w:r>
            <w:r>
              <w:rPr>
                <w:noProof/>
                <w:webHidden/>
              </w:rPr>
              <w:tab/>
            </w:r>
            <w:r>
              <w:rPr>
                <w:noProof/>
                <w:webHidden/>
              </w:rPr>
              <w:fldChar w:fldCharType="begin"/>
            </w:r>
            <w:r>
              <w:rPr>
                <w:noProof/>
                <w:webHidden/>
              </w:rPr>
              <w:instrText xml:space="preserve"> PAGEREF _Toc233113451 \h </w:instrText>
            </w:r>
            <w:r>
              <w:rPr>
                <w:noProof/>
                <w:webHidden/>
              </w:rPr>
            </w:r>
            <w:r>
              <w:rPr>
                <w:noProof/>
                <w:webHidden/>
              </w:rPr>
              <w:fldChar w:fldCharType="separate"/>
            </w:r>
            <w:r>
              <w:rPr>
                <w:noProof/>
                <w:webHidden/>
              </w:rPr>
              <w:t>11</w:t>
            </w:r>
            <w:r>
              <w:rPr>
                <w:noProof/>
                <w:webHidden/>
              </w:rPr>
              <w:fldChar w:fldCharType="end"/>
            </w:r>
          </w:hyperlink>
        </w:p>
        <w:p w14:paraId="3C3687FA" w14:textId="2C1604A2" w:rsidR="00F544D2" w:rsidRDefault="00F544D2">
          <w:pPr>
            <w:pStyle w:val="TOC1"/>
            <w:tabs>
              <w:tab w:val="right" w:leader="dot" w:pos="10456"/>
            </w:tabs>
            <w:rPr>
              <w:rFonts w:asciiTheme="minorHAnsi" w:eastAsiaTheme="minorEastAsia" w:hAnsiTheme="minorHAnsi"/>
              <w:noProof/>
              <w:sz w:val="24"/>
              <w:lang w:eastAsia="en-AU"/>
            </w:rPr>
          </w:pPr>
          <w:hyperlink w:anchor="_Toc233113452" w:history="1">
            <w:r w:rsidRPr="00D2520F">
              <w:rPr>
                <w:rStyle w:val="Hyperlink"/>
                <w:noProof/>
              </w:rPr>
              <w:t>Colour Palette</w:t>
            </w:r>
            <w:r>
              <w:rPr>
                <w:noProof/>
                <w:webHidden/>
              </w:rPr>
              <w:tab/>
            </w:r>
            <w:r>
              <w:rPr>
                <w:noProof/>
                <w:webHidden/>
              </w:rPr>
              <w:fldChar w:fldCharType="begin"/>
            </w:r>
            <w:r>
              <w:rPr>
                <w:noProof/>
                <w:webHidden/>
              </w:rPr>
              <w:instrText xml:space="preserve"> PAGEREF _Toc233113452 \h </w:instrText>
            </w:r>
            <w:r>
              <w:rPr>
                <w:noProof/>
                <w:webHidden/>
              </w:rPr>
            </w:r>
            <w:r>
              <w:rPr>
                <w:noProof/>
                <w:webHidden/>
              </w:rPr>
              <w:fldChar w:fldCharType="separate"/>
            </w:r>
            <w:r>
              <w:rPr>
                <w:noProof/>
                <w:webHidden/>
              </w:rPr>
              <w:t>12</w:t>
            </w:r>
            <w:r>
              <w:rPr>
                <w:noProof/>
                <w:webHidden/>
              </w:rPr>
              <w:fldChar w:fldCharType="end"/>
            </w:r>
          </w:hyperlink>
        </w:p>
        <w:p w14:paraId="130B47BB" w14:textId="523FB764" w:rsidR="00F544D2" w:rsidRDefault="00F544D2">
          <w:pPr>
            <w:pStyle w:val="TOC1"/>
            <w:tabs>
              <w:tab w:val="right" w:leader="dot" w:pos="10456"/>
            </w:tabs>
            <w:rPr>
              <w:rFonts w:asciiTheme="minorHAnsi" w:eastAsiaTheme="minorEastAsia" w:hAnsiTheme="minorHAnsi"/>
              <w:noProof/>
              <w:sz w:val="24"/>
              <w:lang w:eastAsia="en-AU"/>
            </w:rPr>
          </w:pPr>
          <w:hyperlink w:anchor="_Toc233113453" w:history="1">
            <w:r w:rsidRPr="00D2520F">
              <w:rPr>
                <w:rStyle w:val="Hyperlink"/>
                <w:noProof/>
              </w:rPr>
              <w:t>Typography</w:t>
            </w:r>
            <w:r>
              <w:rPr>
                <w:noProof/>
                <w:webHidden/>
              </w:rPr>
              <w:tab/>
            </w:r>
            <w:r>
              <w:rPr>
                <w:noProof/>
                <w:webHidden/>
              </w:rPr>
              <w:fldChar w:fldCharType="begin"/>
            </w:r>
            <w:r>
              <w:rPr>
                <w:noProof/>
                <w:webHidden/>
              </w:rPr>
              <w:instrText xml:space="preserve"> PAGEREF _Toc233113453 \h </w:instrText>
            </w:r>
            <w:r>
              <w:rPr>
                <w:noProof/>
                <w:webHidden/>
              </w:rPr>
            </w:r>
            <w:r>
              <w:rPr>
                <w:noProof/>
                <w:webHidden/>
              </w:rPr>
              <w:fldChar w:fldCharType="separate"/>
            </w:r>
            <w:r>
              <w:rPr>
                <w:noProof/>
                <w:webHidden/>
              </w:rPr>
              <w:t>13</w:t>
            </w:r>
            <w:r>
              <w:rPr>
                <w:noProof/>
                <w:webHidden/>
              </w:rPr>
              <w:fldChar w:fldCharType="end"/>
            </w:r>
          </w:hyperlink>
        </w:p>
        <w:p w14:paraId="32CB9678" w14:textId="3BB70012" w:rsidR="00F544D2" w:rsidRDefault="00F544D2">
          <w:pPr>
            <w:pStyle w:val="TOC1"/>
            <w:tabs>
              <w:tab w:val="right" w:leader="dot" w:pos="10456"/>
            </w:tabs>
            <w:rPr>
              <w:rFonts w:asciiTheme="minorHAnsi" w:eastAsiaTheme="minorEastAsia" w:hAnsiTheme="minorHAnsi"/>
              <w:noProof/>
              <w:sz w:val="24"/>
              <w:lang w:eastAsia="en-AU"/>
            </w:rPr>
          </w:pPr>
          <w:hyperlink w:anchor="_Toc233113454" w:history="1">
            <w:r w:rsidRPr="00D2520F">
              <w:rPr>
                <w:rStyle w:val="Hyperlink"/>
                <w:noProof/>
              </w:rPr>
              <w:t>Shape Library</w:t>
            </w:r>
            <w:r>
              <w:rPr>
                <w:noProof/>
                <w:webHidden/>
              </w:rPr>
              <w:tab/>
            </w:r>
            <w:r>
              <w:rPr>
                <w:noProof/>
                <w:webHidden/>
              </w:rPr>
              <w:fldChar w:fldCharType="begin"/>
            </w:r>
            <w:r>
              <w:rPr>
                <w:noProof/>
                <w:webHidden/>
              </w:rPr>
              <w:instrText xml:space="preserve"> PAGEREF _Toc233113454 \h </w:instrText>
            </w:r>
            <w:r>
              <w:rPr>
                <w:noProof/>
                <w:webHidden/>
              </w:rPr>
            </w:r>
            <w:r>
              <w:rPr>
                <w:noProof/>
                <w:webHidden/>
              </w:rPr>
              <w:fldChar w:fldCharType="separate"/>
            </w:r>
            <w:r>
              <w:rPr>
                <w:noProof/>
                <w:webHidden/>
              </w:rPr>
              <w:t>15</w:t>
            </w:r>
            <w:r>
              <w:rPr>
                <w:noProof/>
                <w:webHidden/>
              </w:rPr>
              <w:fldChar w:fldCharType="end"/>
            </w:r>
          </w:hyperlink>
        </w:p>
        <w:p w14:paraId="475842A6" w14:textId="3CC230B4" w:rsidR="00F544D2" w:rsidRDefault="00F544D2">
          <w:pPr>
            <w:pStyle w:val="TOC1"/>
            <w:tabs>
              <w:tab w:val="right" w:leader="dot" w:pos="10456"/>
            </w:tabs>
            <w:rPr>
              <w:rFonts w:asciiTheme="minorHAnsi" w:eastAsiaTheme="minorEastAsia" w:hAnsiTheme="minorHAnsi"/>
              <w:noProof/>
              <w:sz w:val="24"/>
              <w:lang w:eastAsia="en-AU"/>
            </w:rPr>
          </w:pPr>
          <w:hyperlink w:anchor="_Toc233113455" w:history="1">
            <w:r w:rsidRPr="00D2520F">
              <w:rPr>
                <w:rStyle w:val="Hyperlink"/>
                <w:noProof/>
              </w:rPr>
              <w:t>Icon Library</w:t>
            </w:r>
            <w:r>
              <w:rPr>
                <w:noProof/>
                <w:webHidden/>
              </w:rPr>
              <w:tab/>
            </w:r>
            <w:r>
              <w:rPr>
                <w:noProof/>
                <w:webHidden/>
              </w:rPr>
              <w:fldChar w:fldCharType="begin"/>
            </w:r>
            <w:r>
              <w:rPr>
                <w:noProof/>
                <w:webHidden/>
              </w:rPr>
              <w:instrText xml:space="preserve"> PAGEREF _Toc233113455 \h </w:instrText>
            </w:r>
            <w:r>
              <w:rPr>
                <w:noProof/>
                <w:webHidden/>
              </w:rPr>
            </w:r>
            <w:r>
              <w:rPr>
                <w:noProof/>
                <w:webHidden/>
              </w:rPr>
              <w:fldChar w:fldCharType="separate"/>
            </w:r>
            <w:r>
              <w:rPr>
                <w:noProof/>
                <w:webHidden/>
              </w:rPr>
              <w:t>16</w:t>
            </w:r>
            <w:r>
              <w:rPr>
                <w:noProof/>
                <w:webHidden/>
              </w:rPr>
              <w:fldChar w:fldCharType="end"/>
            </w:r>
          </w:hyperlink>
        </w:p>
        <w:p w14:paraId="69178690" w14:textId="60C5D888" w:rsidR="00C573A4" w:rsidRDefault="00C573A4">
          <w:r>
            <w:rPr>
              <w:b/>
              <w:bCs/>
              <w:noProof/>
            </w:rPr>
            <w:fldChar w:fldCharType="end"/>
          </w:r>
        </w:p>
      </w:sdtContent>
    </w:sdt>
    <w:p w14:paraId="729EA42D" w14:textId="77777777" w:rsidR="000436E6" w:rsidRDefault="000436E6" w:rsidP="00812B76">
      <w:pPr>
        <w:pStyle w:val="Heading1"/>
      </w:pPr>
      <w:bookmarkStart w:id="1" w:name="_Toc233113442"/>
      <w:r w:rsidRPr="002B79A2">
        <w:lastRenderedPageBreak/>
        <w:t xml:space="preserve">Document </w:t>
      </w:r>
      <w:r w:rsidR="008605F4" w:rsidRPr="002B79A2">
        <w:t>Information</w:t>
      </w:r>
      <w:bookmarkEnd w:id="1"/>
    </w:p>
    <w:p w14:paraId="4B0D4882" w14:textId="77777777" w:rsidR="00A35E2F" w:rsidRPr="00F41694" w:rsidRDefault="00A35E2F" w:rsidP="00812B76">
      <w:pPr>
        <w:pStyle w:val="Heading2"/>
      </w:pPr>
      <w:bookmarkStart w:id="2" w:name="_Toc233113443"/>
      <w:r w:rsidRPr="00F41694">
        <w:t>Purpose</w:t>
      </w:r>
      <w:bookmarkEnd w:id="2"/>
    </w:p>
    <w:p w14:paraId="10792F81" w14:textId="77777777" w:rsidR="002D1497" w:rsidRPr="002D1497" w:rsidRDefault="002D1497" w:rsidP="002D1497">
      <w:r w:rsidRPr="002D1497">
        <w:t>This document defines how Simple Technology Solutions communicates its value across all external channels. It ensures consistent messaging as the business scales, so all teams, partners, and contributors express the brand clearly and consistently.</w:t>
      </w:r>
    </w:p>
    <w:p w14:paraId="14201D71" w14:textId="51BFE4C0" w:rsidR="002D1497" w:rsidRPr="002D1497" w:rsidRDefault="002D1497" w:rsidP="002D1497">
      <w:r w:rsidRPr="002D1497">
        <w:t>It exists to</w:t>
      </w:r>
      <w:r>
        <w:t xml:space="preserve">: </w:t>
      </w:r>
    </w:p>
    <w:p w14:paraId="2F1626A8" w14:textId="77777777" w:rsidR="002D1497" w:rsidRPr="002D1497" w:rsidRDefault="002D1497">
      <w:pPr>
        <w:numPr>
          <w:ilvl w:val="0"/>
          <w:numId w:val="1"/>
        </w:numPr>
      </w:pPr>
      <w:r w:rsidRPr="002D1497">
        <w:t xml:space="preserve">Reduce ambiguity in communication </w:t>
      </w:r>
    </w:p>
    <w:p w14:paraId="7FD5D41E" w14:textId="77777777" w:rsidR="002D1497" w:rsidRPr="002D1497" w:rsidRDefault="002D1497">
      <w:pPr>
        <w:numPr>
          <w:ilvl w:val="0"/>
          <w:numId w:val="1"/>
        </w:numPr>
      </w:pPr>
      <w:r w:rsidRPr="002D1497">
        <w:t xml:space="preserve">Prevent message drift </w:t>
      </w:r>
    </w:p>
    <w:p w14:paraId="493781FA" w14:textId="77777777" w:rsidR="002D1497" w:rsidRPr="002D1497" w:rsidRDefault="002D1497">
      <w:pPr>
        <w:numPr>
          <w:ilvl w:val="0"/>
          <w:numId w:val="1"/>
        </w:numPr>
      </w:pPr>
      <w:r w:rsidRPr="002D1497">
        <w:t xml:space="preserve">Ensure consistent representation across all touchpoints </w:t>
      </w:r>
    </w:p>
    <w:p w14:paraId="7182300E" w14:textId="77777777" w:rsidR="002D1497" w:rsidRPr="002D1497" w:rsidRDefault="002D1497">
      <w:pPr>
        <w:numPr>
          <w:ilvl w:val="0"/>
          <w:numId w:val="1"/>
        </w:numPr>
      </w:pPr>
      <w:r w:rsidRPr="002D1497">
        <w:t>Support clear, confident articulation of value</w:t>
      </w:r>
    </w:p>
    <w:p w14:paraId="3896E91A" w14:textId="36AE9DF0" w:rsidR="008605F4" w:rsidRPr="00F41694" w:rsidRDefault="008605F4" w:rsidP="00812B76">
      <w:pPr>
        <w:pStyle w:val="Heading2"/>
      </w:pPr>
      <w:bookmarkStart w:id="3" w:name="_Toc233113444"/>
      <w:r w:rsidRPr="00F41694">
        <w:t>Version Control</w:t>
      </w:r>
      <w:bookmarkEnd w:id="3"/>
    </w:p>
    <w:tbl>
      <w:tblPr>
        <w:tblStyle w:val="TableGrid"/>
        <w:tblW w:w="0" w:type="auto"/>
        <w:tblLook w:val="04A0" w:firstRow="1" w:lastRow="0" w:firstColumn="1" w:lastColumn="0" w:noHBand="0" w:noVBand="1"/>
      </w:tblPr>
      <w:tblGrid>
        <w:gridCol w:w="1413"/>
        <w:gridCol w:w="6662"/>
        <w:gridCol w:w="2381"/>
      </w:tblGrid>
      <w:tr w:rsidR="008605F4" w:rsidRPr="00341F25" w14:paraId="6DFD5639" w14:textId="77777777" w:rsidTr="008605F4">
        <w:tc>
          <w:tcPr>
            <w:tcW w:w="1413" w:type="dxa"/>
            <w:shd w:val="clear" w:color="auto" w:fill="150A32"/>
          </w:tcPr>
          <w:p w14:paraId="10796F14" w14:textId="77777777" w:rsidR="008605F4" w:rsidRPr="00341F25" w:rsidRDefault="008605F4" w:rsidP="00C90B4E">
            <w:pPr>
              <w:spacing w:before="120" w:after="120"/>
              <w:rPr>
                <w:b/>
                <w:bCs/>
                <w:color w:val="FFFFFF" w:themeColor="background1"/>
              </w:rPr>
            </w:pPr>
            <w:r>
              <w:rPr>
                <w:b/>
                <w:bCs/>
                <w:color w:val="FFFFFF" w:themeColor="background1"/>
              </w:rPr>
              <w:t>VERSION</w:t>
            </w:r>
          </w:p>
        </w:tc>
        <w:tc>
          <w:tcPr>
            <w:tcW w:w="6662" w:type="dxa"/>
            <w:shd w:val="clear" w:color="auto" w:fill="150A32"/>
          </w:tcPr>
          <w:p w14:paraId="1DA70392" w14:textId="77777777" w:rsidR="008605F4" w:rsidRPr="00341F25" w:rsidRDefault="008605F4" w:rsidP="00C90B4E">
            <w:pPr>
              <w:spacing w:before="120" w:after="120"/>
              <w:rPr>
                <w:b/>
                <w:bCs/>
                <w:color w:val="FFFFFF" w:themeColor="background1"/>
              </w:rPr>
            </w:pPr>
            <w:r>
              <w:rPr>
                <w:b/>
                <w:bCs/>
                <w:color w:val="FFFFFF" w:themeColor="background1"/>
              </w:rPr>
              <w:t>PURPOSE</w:t>
            </w:r>
          </w:p>
        </w:tc>
        <w:tc>
          <w:tcPr>
            <w:tcW w:w="2381" w:type="dxa"/>
            <w:shd w:val="clear" w:color="auto" w:fill="150A32"/>
          </w:tcPr>
          <w:p w14:paraId="2B40BF73" w14:textId="77777777" w:rsidR="008605F4" w:rsidRPr="00341F25" w:rsidRDefault="008605F4" w:rsidP="00C90B4E">
            <w:pPr>
              <w:spacing w:before="120" w:after="120"/>
              <w:rPr>
                <w:b/>
                <w:bCs/>
                <w:color w:val="FFFFFF" w:themeColor="background1"/>
              </w:rPr>
            </w:pPr>
            <w:r>
              <w:rPr>
                <w:b/>
                <w:bCs/>
                <w:color w:val="FFFFFF" w:themeColor="background1"/>
              </w:rPr>
              <w:t>DISTRIBUTED</w:t>
            </w:r>
          </w:p>
        </w:tc>
      </w:tr>
      <w:tr w:rsidR="008605F4" w14:paraId="266F9D37" w14:textId="77777777" w:rsidTr="008605F4">
        <w:tc>
          <w:tcPr>
            <w:tcW w:w="1413" w:type="dxa"/>
          </w:tcPr>
          <w:p w14:paraId="2AE1B26F" w14:textId="77777777" w:rsidR="008605F4" w:rsidRDefault="008605F4" w:rsidP="00C90B4E">
            <w:pPr>
              <w:spacing w:before="120" w:after="120"/>
            </w:pPr>
            <w:r>
              <w:t>0.01</w:t>
            </w:r>
          </w:p>
        </w:tc>
        <w:tc>
          <w:tcPr>
            <w:tcW w:w="6662" w:type="dxa"/>
          </w:tcPr>
          <w:p w14:paraId="2F870B31" w14:textId="77777777" w:rsidR="008605F4" w:rsidRDefault="008605F4" w:rsidP="00C90B4E">
            <w:pPr>
              <w:spacing w:before="120" w:after="120"/>
            </w:pPr>
            <w:r>
              <w:t>Draft</w:t>
            </w:r>
          </w:p>
        </w:tc>
        <w:tc>
          <w:tcPr>
            <w:tcW w:w="2381" w:type="dxa"/>
          </w:tcPr>
          <w:p w14:paraId="6AC5197C" w14:textId="77777777" w:rsidR="008605F4" w:rsidRDefault="007C420F" w:rsidP="00C90B4E">
            <w:pPr>
              <w:spacing w:before="120" w:after="120"/>
            </w:pPr>
            <w:r>
              <w:t>Internal</w:t>
            </w:r>
          </w:p>
        </w:tc>
      </w:tr>
      <w:tr w:rsidR="008605F4" w14:paraId="7E1652C6" w14:textId="77777777" w:rsidTr="008605F4">
        <w:tc>
          <w:tcPr>
            <w:tcW w:w="1413" w:type="dxa"/>
          </w:tcPr>
          <w:p w14:paraId="3C62EFE7" w14:textId="77777777" w:rsidR="008605F4" w:rsidRPr="00753602" w:rsidRDefault="002F0372" w:rsidP="00C90B4E">
            <w:pPr>
              <w:spacing w:before="120" w:after="120"/>
            </w:pPr>
            <w:r w:rsidRPr="00753602">
              <w:t>1.0</w:t>
            </w:r>
          </w:p>
        </w:tc>
        <w:tc>
          <w:tcPr>
            <w:tcW w:w="6662" w:type="dxa"/>
          </w:tcPr>
          <w:p w14:paraId="3A9A5087" w14:textId="77777777" w:rsidR="008605F4" w:rsidRPr="00753602" w:rsidRDefault="008D2F56" w:rsidP="00C90B4E">
            <w:pPr>
              <w:spacing w:before="120" w:after="120"/>
            </w:pPr>
            <w:r w:rsidRPr="00753602">
              <w:t>FINAL</w:t>
            </w:r>
          </w:p>
        </w:tc>
        <w:tc>
          <w:tcPr>
            <w:tcW w:w="2381" w:type="dxa"/>
          </w:tcPr>
          <w:p w14:paraId="4D101C31" w14:textId="0F78E438" w:rsidR="008605F4" w:rsidRPr="00753602" w:rsidRDefault="002C1614" w:rsidP="00C90B4E">
            <w:pPr>
              <w:spacing w:before="120" w:after="120"/>
            </w:pPr>
            <w:r w:rsidRPr="00753602">
              <w:t>Directors</w:t>
            </w:r>
          </w:p>
        </w:tc>
      </w:tr>
      <w:tr w:rsidR="005314A6" w14:paraId="08CA7954" w14:textId="77777777" w:rsidTr="008605F4">
        <w:tc>
          <w:tcPr>
            <w:tcW w:w="1413" w:type="dxa"/>
          </w:tcPr>
          <w:p w14:paraId="01B94A2C" w14:textId="2D897B7B" w:rsidR="005314A6" w:rsidRPr="00753602" w:rsidRDefault="005314A6" w:rsidP="00C90B4E">
            <w:pPr>
              <w:spacing w:before="120" w:after="120"/>
            </w:pPr>
            <w:r>
              <w:t>1.1</w:t>
            </w:r>
          </w:p>
        </w:tc>
        <w:tc>
          <w:tcPr>
            <w:tcW w:w="6662" w:type="dxa"/>
          </w:tcPr>
          <w:p w14:paraId="3C5F3315" w14:textId="7C9550C5" w:rsidR="005314A6" w:rsidRPr="00753602" w:rsidRDefault="005314A6" w:rsidP="00C90B4E">
            <w:pPr>
              <w:spacing w:before="120" w:after="120"/>
            </w:pPr>
            <w:r>
              <w:t>Updated with shape and icon libraries</w:t>
            </w:r>
          </w:p>
        </w:tc>
        <w:tc>
          <w:tcPr>
            <w:tcW w:w="2381" w:type="dxa"/>
          </w:tcPr>
          <w:p w14:paraId="2B376FD8" w14:textId="1A2A8324" w:rsidR="005314A6" w:rsidRPr="00753602" w:rsidRDefault="005314A6" w:rsidP="00C90B4E">
            <w:pPr>
              <w:spacing w:before="120" w:after="120"/>
            </w:pPr>
            <w:r>
              <w:t>Directors</w:t>
            </w:r>
          </w:p>
        </w:tc>
      </w:tr>
      <w:tr w:rsidR="00236C17" w14:paraId="1A299174" w14:textId="77777777" w:rsidTr="008605F4">
        <w:tc>
          <w:tcPr>
            <w:tcW w:w="1413" w:type="dxa"/>
          </w:tcPr>
          <w:p w14:paraId="761E80EC" w14:textId="1F1593BF" w:rsidR="00236C17" w:rsidRDefault="006546FF" w:rsidP="00C90B4E">
            <w:pPr>
              <w:spacing w:before="120" w:after="120"/>
            </w:pPr>
            <w:r>
              <w:t>2.0</w:t>
            </w:r>
          </w:p>
        </w:tc>
        <w:tc>
          <w:tcPr>
            <w:tcW w:w="6662" w:type="dxa"/>
          </w:tcPr>
          <w:p w14:paraId="0B44C883" w14:textId="31E52B1E" w:rsidR="00236C17" w:rsidRDefault="00236C17" w:rsidP="00C90B4E">
            <w:pPr>
              <w:spacing w:before="120" w:after="120"/>
            </w:pPr>
            <w:r>
              <w:t>Repositioning of brand to focus on customer</w:t>
            </w:r>
          </w:p>
        </w:tc>
        <w:tc>
          <w:tcPr>
            <w:tcW w:w="2381" w:type="dxa"/>
          </w:tcPr>
          <w:p w14:paraId="68CCF6EB" w14:textId="090F2F86" w:rsidR="00236C17" w:rsidRDefault="00236C17" w:rsidP="00C90B4E">
            <w:pPr>
              <w:spacing w:before="120" w:after="120"/>
            </w:pPr>
            <w:r>
              <w:t>Directors</w:t>
            </w:r>
          </w:p>
        </w:tc>
      </w:tr>
    </w:tbl>
    <w:p w14:paraId="39726101" w14:textId="7FD0BC2B" w:rsidR="009802DD" w:rsidRDefault="009802DD" w:rsidP="008605F4"/>
    <w:p w14:paraId="5ECA618C" w14:textId="7DF56AA3" w:rsidR="009802DD" w:rsidRPr="009802DD" w:rsidRDefault="009802DD" w:rsidP="00D52642">
      <w:pPr>
        <w:pStyle w:val="Heading1"/>
      </w:pPr>
      <w:bookmarkStart w:id="4" w:name="_Toc233113445"/>
      <w:r>
        <w:lastRenderedPageBreak/>
        <w:t>Introduction</w:t>
      </w:r>
      <w:bookmarkEnd w:id="4"/>
    </w:p>
    <w:p w14:paraId="1BCF25EA" w14:textId="2B96A144" w:rsidR="00753602" w:rsidRPr="00753602" w:rsidRDefault="00753602" w:rsidP="00753602">
      <w:r w:rsidRPr="00753602">
        <w:t xml:space="preserve">This Brand Kit defines how Simple Technology Solutions </w:t>
      </w:r>
      <w:r>
        <w:t xml:space="preserve">(STS) </w:t>
      </w:r>
      <w:r w:rsidRPr="00753602">
        <w:t>should be expressed visually and verbally. It sets out tone, structure, and design principles to ensure the brand is clear, consistent, and recognisable across all platforms.</w:t>
      </w:r>
    </w:p>
    <w:p w14:paraId="74EE5374" w14:textId="77777777" w:rsidR="00753602" w:rsidRPr="00753602" w:rsidRDefault="00753602" w:rsidP="00753602">
      <w:r w:rsidRPr="00753602">
        <w:t>It is designed for practical use across documents, presentations, marketing, digital platforms, and client communications.</w:t>
      </w:r>
    </w:p>
    <w:p w14:paraId="190DC0F3" w14:textId="7041F6AF" w:rsidR="006720B5" w:rsidRDefault="006720B5" w:rsidP="00D52642">
      <w:pPr>
        <w:pStyle w:val="Heading1"/>
      </w:pPr>
      <w:bookmarkStart w:id="5" w:name="_Toc233113446"/>
      <w:r>
        <w:lastRenderedPageBreak/>
        <w:t>Brand Foundation</w:t>
      </w:r>
      <w:bookmarkEnd w:id="5"/>
    </w:p>
    <w:p w14:paraId="1F9C08F5" w14:textId="56FE042F" w:rsidR="00D52642" w:rsidRPr="00DC1013" w:rsidRDefault="00D52642" w:rsidP="00D52642">
      <w:r w:rsidRPr="00DC1013">
        <w:t xml:space="preserve">Brand Foundation defines the core identity of STS, including purpose, positioning, messaging, and value. It </w:t>
      </w:r>
      <w:ins w:id="6" w:author="Kylie Stewart" w:date="2026-06-30T11:46:00Z" w16du:dateUtc="2026-06-30T01:46:00Z">
        <w:r w:rsidR="00DC1013" w:rsidRPr="00DC1013">
          <w:rPr>
            <w:rPrChange w:id="7" w:author="Kylie Stewart" w:date="2026-06-30T11:48:00Z" w16du:dateUtc="2026-06-30T01:48:00Z">
              <w:rPr>
                <w:b/>
                <w:bCs/>
              </w:rPr>
            </w:rPrChange>
          </w:rPr>
          <w:t xml:space="preserve">establishes </w:t>
        </w:r>
      </w:ins>
      <w:ins w:id="8" w:author="Kylie Stewart" w:date="2026-06-30T11:52:00Z" w16du:dateUtc="2026-06-30T01:52:00Z">
        <w:r w:rsidR="00DC1013">
          <w:t xml:space="preserve">STS as a platform that </w:t>
        </w:r>
      </w:ins>
      <w:del w:id="9" w:author="Kylie Stewart" w:date="2026-06-30T11:52:00Z" w16du:dateUtc="2026-06-30T01:52:00Z">
        <w:r w:rsidRPr="00DC1013" w:rsidDel="00DC1013">
          <w:delText xml:space="preserve">how the brand should be understood </w:delText>
        </w:r>
      </w:del>
      <w:del w:id="10" w:author="Kylie Stewart" w:date="2026-06-30T11:46:00Z" w16du:dateUtc="2026-06-30T01:46:00Z">
        <w:r w:rsidRPr="004D2EE1" w:rsidDel="00DC1013">
          <w:delText>and communicated across all environments</w:delText>
        </w:r>
      </w:del>
      <w:ins w:id="11" w:author="Kylie Stewart" w:date="2026-06-30T11:46:00Z" w16du:dateUtc="2026-06-30T01:46:00Z">
        <w:r w:rsidR="00DC1013" w:rsidRPr="00DC1013">
          <w:rPr>
            <w:rPrChange w:id="12" w:author="Kylie Stewart" w:date="2026-06-30T11:48:00Z" w16du:dateUtc="2026-06-30T01:48:00Z">
              <w:rPr>
                <w:b/>
                <w:bCs/>
              </w:rPr>
            </w:rPrChange>
          </w:rPr>
          <w:t>unlocks hi</w:t>
        </w:r>
      </w:ins>
      <w:ins w:id="13" w:author="Kylie Stewart" w:date="2026-06-30T11:47:00Z" w16du:dateUtc="2026-06-30T01:47:00Z">
        <w:r w:rsidR="00DC1013" w:rsidRPr="00DC1013">
          <w:rPr>
            <w:rPrChange w:id="14" w:author="Kylie Stewart" w:date="2026-06-30T11:48:00Z" w16du:dateUtc="2026-06-30T01:48:00Z">
              <w:rPr>
                <w:b/>
                <w:bCs/>
              </w:rPr>
            </w:rPrChange>
          </w:rPr>
          <w:t xml:space="preserve">dden capacity by removing operational friction and improving how work flows through a business. It ensures all communication remains </w:t>
        </w:r>
      </w:ins>
      <w:ins w:id="15" w:author="Kylie Stewart" w:date="2026-06-30T11:48:00Z" w16du:dateUtc="2026-06-30T01:48:00Z">
        <w:r w:rsidR="00DC1013" w:rsidRPr="00DC1013">
          <w:rPr>
            <w:rPrChange w:id="16" w:author="Kylie Stewart" w:date="2026-06-30T11:48:00Z" w16du:dateUtc="2026-06-30T01:48:00Z">
              <w:rPr>
                <w:b/>
                <w:bCs/>
              </w:rPr>
            </w:rPrChange>
          </w:rPr>
          <w:t xml:space="preserve">aligned, intentional and </w:t>
        </w:r>
      </w:ins>
      <w:ins w:id="17" w:author="Kylie Stewart" w:date="2026-06-30T11:53:00Z" w16du:dateUtc="2026-06-30T01:53:00Z">
        <w:r w:rsidR="00DC1013" w:rsidRPr="00DC1013">
          <w:t>customer focused</w:t>
        </w:r>
      </w:ins>
      <w:ins w:id="18" w:author="Kylie Stewart" w:date="2026-06-30T11:48:00Z" w16du:dateUtc="2026-06-30T01:48:00Z">
        <w:r w:rsidR="00DC1013" w:rsidRPr="00DC1013">
          <w:rPr>
            <w:rPrChange w:id="19" w:author="Kylie Stewart" w:date="2026-06-30T11:48:00Z" w16du:dateUtc="2026-06-30T01:48:00Z">
              <w:rPr>
                <w:b/>
                <w:bCs/>
              </w:rPr>
            </w:rPrChange>
          </w:rPr>
          <w:t>.</w:t>
        </w:r>
      </w:ins>
      <w:del w:id="20" w:author="Kylie Stewart" w:date="2026-06-30T11:48:00Z" w16du:dateUtc="2026-06-30T01:48:00Z">
        <w:r w:rsidRPr="00DC1013" w:rsidDel="00DC1013">
          <w:delText>.</w:delText>
        </w:r>
      </w:del>
    </w:p>
    <w:p w14:paraId="40106CB4" w14:textId="3FFFE38C" w:rsidR="00D52642" w:rsidRPr="00D52642" w:rsidRDefault="00D52642" w:rsidP="00D52642">
      <w:del w:id="21" w:author="Kylie Stewart" w:date="2026-06-30T11:48:00Z" w16du:dateUtc="2026-06-30T01:48:00Z">
        <w:r w:rsidRPr="00D52642" w:rsidDel="00DC1013">
          <w:delText>It is designed to ensure that there is a clear and consistent definition of what the business does, who it serves, and the value it delivers</w:delText>
        </w:r>
      </w:del>
      <w:del w:id="22" w:author="Kylie Stewart" w:date="2026-06-30T11:18:00Z" w16du:dateUtc="2026-06-30T01:18:00Z">
        <w:r w:rsidRPr="00D52642" w:rsidDel="009C53F4">
          <w:delText>, so that all communication remains aligned and intentional.</w:delText>
        </w:r>
      </w:del>
    </w:p>
    <w:tbl>
      <w:tblPr>
        <w:tblStyle w:val="TableGrid"/>
        <w:tblW w:w="10485" w:type="dxa"/>
        <w:tblLook w:val="04A0" w:firstRow="1" w:lastRow="0" w:firstColumn="1" w:lastColumn="0" w:noHBand="0" w:noVBand="1"/>
      </w:tblPr>
      <w:tblGrid>
        <w:gridCol w:w="10485"/>
      </w:tblGrid>
      <w:tr w:rsidR="002B79A2" w:rsidRPr="00341F25" w14:paraId="432801D0" w14:textId="77777777" w:rsidTr="002B79A2">
        <w:tc>
          <w:tcPr>
            <w:tcW w:w="10485" w:type="dxa"/>
            <w:shd w:val="clear" w:color="auto" w:fill="150A32"/>
            <w:vAlign w:val="center"/>
          </w:tcPr>
          <w:p w14:paraId="7B032825" w14:textId="0A8A5DD1" w:rsidR="002B79A2" w:rsidRPr="00341F25" w:rsidRDefault="00F41694" w:rsidP="002B79A2">
            <w:pPr>
              <w:spacing w:before="120" w:after="120"/>
              <w:rPr>
                <w:b/>
                <w:bCs/>
                <w:color w:val="FFFFFF" w:themeColor="background1"/>
              </w:rPr>
            </w:pPr>
            <w:r>
              <w:br w:type="page"/>
            </w:r>
            <w:r w:rsidR="002B79A2">
              <w:rPr>
                <w:b/>
                <w:bCs/>
                <w:color w:val="FFFFFF" w:themeColor="background1"/>
              </w:rPr>
              <w:t>TAGLINE</w:t>
            </w:r>
          </w:p>
        </w:tc>
      </w:tr>
      <w:tr w:rsidR="002B79A2" w:rsidRPr="002B79A2" w14:paraId="02743852" w14:textId="77777777" w:rsidTr="002B79A2">
        <w:tc>
          <w:tcPr>
            <w:tcW w:w="10485" w:type="dxa"/>
            <w:vAlign w:val="center"/>
          </w:tcPr>
          <w:p w14:paraId="70DA5177" w14:textId="186F0834" w:rsidR="002B79A2" w:rsidRPr="002B79A2" w:rsidRDefault="002B79A2" w:rsidP="002B79A2">
            <w:pPr>
              <w:spacing w:after="160" w:line="278" w:lineRule="auto"/>
              <w:rPr>
                <w:b/>
                <w:bCs/>
              </w:rPr>
            </w:pPr>
            <w:r w:rsidRPr="002B79A2">
              <w:rPr>
                <w:b/>
                <w:bCs/>
              </w:rPr>
              <w:t>Make Work Simple</w:t>
            </w:r>
          </w:p>
        </w:tc>
      </w:tr>
      <w:tr w:rsidR="009C53F4" w:rsidRPr="00341F25" w14:paraId="4FAA28A1" w14:textId="77777777" w:rsidTr="00D11EC5">
        <w:trPr>
          <w:ins w:id="23" w:author="Kylie Stewart" w:date="2026-06-30T11:19:00Z"/>
        </w:trPr>
        <w:tc>
          <w:tcPr>
            <w:tcW w:w="10485" w:type="dxa"/>
            <w:shd w:val="clear" w:color="auto" w:fill="150A32"/>
            <w:vAlign w:val="center"/>
          </w:tcPr>
          <w:p w14:paraId="0F51C974" w14:textId="0D2DE4D0" w:rsidR="009C53F4" w:rsidRPr="00341F25" w:rsidRDefault="009C53F4" w:rsidP="00D11EC5">
            <w:pPr>
              <w:spacing w:before="120" w:after="120"/>
              <w:rPr>
                <w:ins w:id="24" w:author="Kylie Stewart" w:date="2026-06-30T11:19:00Z" w16du:dateUtc="2026-06-30T01:19:00Z"/>
                <w:b/>
                <w:bCs/>
                <w:color w:val="FFFFFF" w:themeColor="background1"/>
              </w:rPr>
            </w:pPr>
            <w:ins w:id="25" w:author="Kylie Stewart" w:date="2026-06-30T11:19:00Z" w16du:dateUtc="2026-06-30T01:19:00Z">
              <w:r>
                <w:rPr>
                  <w:b/>
                  <w:bCs/>
                  <w:color w:val="FFFFFF" w:themeColor="background1"/>
                </w:rPr>
                <w:t>STRATEGIC BRAND IDEA</w:t>
              </w:r>
            </w:ins>
          </w:p>
        </w:tc>
      </w:tr>
      <w:tr w:rsidR="009C53F4" w14:paraId="775B727B" w14:textId="77777777" w:rsidTr="00D11EC5">
        <w:trPr>
          <w:ins w:id="26" w:author="Kylie Stewart" w:date="2026-06-30T11:19:00Z"/>
        </w:trPr>
        <w:tc>
          <w:tcPr>
            <w:tcW w:w="10485" w:type="dxa"/>
            <w:vAlign w:val="center"/>
          </w:tcPr>
          <w:p w14:paraId="4DE578E3" w14:textId="2FF1CBA2" w:rsidR="009C53F4" w:rsidRPr="002B79A2" w:rsidRDefault="009C53F4" w:rsidP="00D11EC5">
            <w:pPr>
              <w:spacing w:after="160" w:line="278" w:lineRule="auto"/>
              <w:rPr>
                <w:ins w:id="27" w:author="Kylie Stewart" w:date="2026-06-30T11:19:00Z" w16du:dateUtc="2026-06-30T01:19:00Z"/>
              </w:rPr>
            </w:pPr>
            <w:ins w:id="28" w:author="Kylie Stewart" w:date="2026-06-30T11:19:00Z">
              <w:r w:rsidRPr="009C53F4">
                <w:t>Every business has hidden capacity. STS unlocks it.</w:t>
              </w:r>
            </w:ins>
          </w:p>
        </w:tc>
      </w:tr>
      <w:tr w:rsidR="002B79A2" w:rsidRPr="00341F25" w14:paraId="43BB593B" w14:textId="77777777" w:rsidTr="002B79A2">
        <w:tc>
          <w:tcPr>
            <w:tcW w:w="10485" w:type="dxa"/>
            <w:shd w:val="clear" w:color="auto" w:fill="150A32"/>
            <w:vAlign w:val="center"/>
          </w:tcPr>
          <w:p w14:paraId="67ABC542" w14:textId="05464FE9" w:rsidR="002B79A2" w:rsidRPr="00341F25" w:rsidRDefault="002B79A2" w:rsidP="002B79A2">
            <w:pPr>
              <w:spacing w:before="120" w:after="120"/>
              <w:rPr>
                <w:b/>
                <w:bCs/>
                <w:color w:val="FFFFFF" w:themeColor="background1"/>
              </w:rPr>
            </w:pPr>
            <w:r>
              <w:rPr>
                <w:b/>
                <w:bCs/>
                <w:color w:val="FFFFFF" w:themeColor="background1"/>
              </w:rPr>
              <w:t>ELEVATOR PITCH</w:t>
            </w:r>
          </w:p>
        </w:tc>
      </w:tr>
      <w:tr w:rsidR="002B79A2" w14:paraId="10403AC7" w14:textId="77777777" w:rsidTr="002B79A2">
        <w:tc>
          <w:tcPr>
            <w:tcW w:w="10485" w:type="dxa"/>
            <w:vAlign w:val="center"/>
          </w:tcPr>
          <w:p w14:paraId="324D5374" w14:textId="77777777" w:rsidR="009C53F4" w:rsidRDefault="002B79A2" w:rsidP="002B79A2">
            <w:pPr>
              <w:spacing w:after="160" w:line="278" w:lineRule="auto"/>
              <w:rPr>
                <w:ins w:id="29" w:author="Kylie Stewart" w:date="2026-06-30T11:21:00Z" w16du:dateUtc="2026-06-30T01:21:00Z"/>
              </w:rPr>
            </w:pPr>
            <w:r w:rsidRPr="002C1614">
              <w:t xml:space="preserve">We help businesses </w:t>
            </w:r>
            <w:ins w:id="30" w:author="Kylie Stewart" w:date="2026-06-30T11:20:00Z">
              <w:r w:rsidR="009C53F4" w:rsidRPr="009C53F4">
                <w:t>unlock hidden capacity by removing operational friction and redesigning how work flows through their business. This gives teams more time, more control, and the ability to scale without increasing workload.</w:t>
              </w:r>
            </w:ins>
          </w:p>
          <w:p w14:paraId="055B07A0" w14:textId="730C19F9" w:rsidR="002B79A2" w:rsidRPr="002B79A2" w:rsidRDefault="002B79A2" w:rsidP="002B79A2">
            <w:pPr>
              <w:spacing w:after="160" w:line="278" w:lineRule="auto"/>
            </w:pPr>
            <w:del w:id="31" w:author="Kylie Stewart" w:date="2026-06-30T11:20:00Z" w16du:dateUtc="2026-06-30T01:20:00Z">
              <w:r w:rsidRPr="002C1614" w:rsidDel="009C53F4">
                <w:delText>save between $X and $Y per year by automating everyday operations and making work simple</w:delText>
              </w:r>
            </w:del>
            <w:r w:rsidRPr="002C1614">
              <w:t>.</w:t>
            </w:r>
          </w:p>
        </w:tc>
      </w:tr>
      <w:tr w:rsidR="002B79A2" w:rsidRPr="00341F25" w14:paraId="7CB9DB38" w14:textId="77777777" w:rsidTr="002B79A2">
        <w:tc>
          <w:tcPr>
            <w:tcW w:w="10485" w:type="dxa"/>
            <w:shd w:val="clear" w:color="auto" w:fill="150A32"/>
            <w:vAlign w:val="center"/>
          </w:tcPr>
          <w:p w14:paraId="7F18FD49" w14:textId="3B7CEB56" w:rsidR="002B79A2" w:rsidRPr="00341F25" w:rsidRDefault="002B79A2" w:rsidP="002B79A2">
            <w:pPr>
              <w:spacing w:before="120" w:after="120"/>
              <w:rPr>
                <w:b/>
                <w:bCs/>
                <w:color w:val="FFFFFF" w:themeColor="background1"/>
              </w:rPr>
            </w:pPr>
            <w:r>
              <w:rPr>
                <w:b/>
                <w:bCs/>
                <w:color w:val="FFFFFF" w:themeColor="background1"/>
              </w:rPr>
              <w:t>VALUE PROPOSITION</w:t>
            </w:r>
          </w:p>
        </w:tc>
      </w:tr>
      <w:tr w:rsidR="002B79A2" w14:paraId="250839E3" w14:textId="77777777" w:rsidTr="002B79A2">
        <w:tc>
          <w:tcPr>
            <w:tcW w:w="10485" w:type="dxa"/>
            <w:vAlign w:val="center"/>
          </w:tcPr>
          <w:p w14:paraId="7FC85C3E" w14:textId="77777777" w:rsidR="009C53F4" w:rsidRDefault="002B79A2" w:rsidP="002B79A2">
            <w:pPr>
              <w:spacing w:after="160" w:line="278" w:lineRule="auto"/>
              <w:rPr>
                <w:ins w:id="32" w:author="Kylie Stewart" w:date="2026-06-30T11:21:00Z" w16du:dateUtc="2026-06-30T01:21:00Z"/>
              </w:rPr>
            </w:pPr>
            <w:r w:rsidRPr="002C1614">
              <w:t xml:space="preserve">Simple Technology Solutions is a platform that helps businesses </w:t>
            </w:r>
            <w:ins w:id="33" w:author="Kylie Stewart" w:date="2026-06-30T11:20:00Z">
              <w:r w:rsidR="009C53F4" w:rsidRPr="009C53F4">
                <w:t>unlock hidden capacity by removing operational friction and improving how work flows through their business. It turns inefficient and manual processes into streamlined systems that reduce workload, free up time, and enable businesses to scale without adding headcount or complexity.</w:t>
              </w:r>
            </w:ins>
          </w:p>
          <w:p w14:paraId="7536DEBD" w14:textId="7093C21A" w:rsidR="009C53F4" w:rsidRPr="009C53F4" w:rsidRDefault="009C53F4" w:rsidP="002B79A2">
            <w:pPr>
              <w:spacing w:after="160" w:line="278" w:lineRule="auto"/>
              <w:rPr>
                <w:ins w:id="34" w:author="Kylie Stewart" w:date="2026-06-30T11:21:00Z" w16du:dateUtc="2026-06-30T01:21:00Z"/>
              </w:rPr>
            </w:pPr>
            <w:ins w:id="35" w:author="Kylie Stewart" w:date="2026-06-30T11:21:00Z">
              <w:r w:rsidRPr="009C53F4">
                <w:t>Our focus is not just automation — it is redesigning how operational work moves through a business so teams can focus on higher-value work.</w:t>
              </w:r>
            </w:ins>
          </w:p>
          <w:p w14:paraId="011BDD5F" w14:textId="392C57F3" w:rsidR="002B79A2" w:rsidRPr="002B79A2" w:rsidRDefault="002B79A2" w:rsidP="002B79A2">
            <w:pPr>
              <w:spacing w:after="160" w:line="278" w:lineRule="auto"/>
            </w:pPr>
            <w:del w:id="36" w:author="Kylie Stewart" w:date="2026-06-30T11:20:00Z" w16du:dateUtc="2026-06-30T01:20:00Z">
              <w:r w:rsidRPr="002C1614" w:rsidDel="009C53F4">
                <w:delText>save time and reduce costs by making work simple through automation of everyday operations. It turns inefficient workflows into streamlined processes that improve productivity, reduce manual work, lower operational overhead, and enable businesses to scale without increasing workload. Our focus is improving how businesses operate through practical automation that delivers measurable results.</w:delText>
              </w:r>
            </w:del>
          </w:p>
        </w:tc>
      </w:tr>
      <w:tr w:rsidR="002B79A2" w:rsidRPr="00341F25" w14:paraId="0887C0D5" w14:textId="77777777" w:rsidTr="002B79A2">
        <w:tc>
          <w:tcPr>
            <w:tcW w:w="10485" w:type="dxa"/>
            <w:shd w:val="clear" w:color="auto" w:fill="150A32"/>
            <w:vAlign w:val="center"/>
          </w:tcPr>
          <w:p w14:paraId="0A08A3FC" w14:textId="6ECD9B59" w:rsidR="002B79A2" w:rsidRPr="00341F25" w:rsidRDefault="002B79A2" w:rsidP="002B79A2">
            <w:pPr>
              <w:spacing w:before="120" w:after="120"/>
              <w:rPr>
                <w:b/>
                <w:bCs/>
                <w:color w:val="FFFFFF" w:themeColor="background1"/>
              </w:rPr>
            </w:pPr>
            <w:r>
              <w:rPr>
                <w:b/>
                <w:bCs/>
                <w:color w:val="FFFFFF" w:themeColor="background1"/>
              </w:rPr>
              <w:t>BRAND POSITIONING</w:t>
            </w:r>
          </w:p>
        </w:tc>
      </w:tr>
      <w:tr w:rsidR="002B79A2" w14:paraId="475A7024" w14:textId="77777777" w:rsidTr="002B79A2">
        <w:tc>
          <w:tcPr>
            <w:tcW w:w="10485" w:type="dxa"/>
            <w:vAlign w:val="center"/>
          </w:tcPr>
          <w:p w14:paraId="7731C144" w14:textId="77777777" w:rsidR="009C53F4" w:rsidRDefault="002B79A2" w:rsidP="002B79A2">
            <w:pPr>
              <w:spacing w:after="160" w:line="278" w:lineRule="auto"/>
              <w:rPr>
                <w:ins w:id="37" w:author="Kylie Stewart" w:date="2026-06-30T11:22:00Z" w16du:dateUtc="2026-06-30T01:22:00Z"/>
              </w:rPr>
            </w:pPr>
            <w:r w:rsidRPr="002B79A2">
              <w:t xml:space="preserve">Simple Technology Solutions is a platform </w:t>
            </w:r>
            <w:del w:id="38" w:author="Kylie Stewart" w:date="2026-06-30T11:22:00Z" w16du:dateUtc="2026-06-30T01:22:00Z">
              <w:r w:rsidRPr="002B79A2" w:rsidDel="009C53F4">
                <w:delText>that helps</w:delText>
              </w:r>
            </w:del>
            <w:ins w:id="39" w:author="Kylie Stewart" w:date="2026-06-30T11:22:00Z" w16du:dateUtc="2026-06-30T01:22:00Z">
              <w:r w:rsidR="009C53F4">
                <w:t>for</w:t>
              </w:r>
            </w:ins>
            <w:r w:rsidRPr="002B79A2">
              <w:t xml:space="preserve"> small to medium businesses </w:t>
            </w:r>
            <w:ins w:id="40" w:author="Kylie Stewart" w:date="2026-06-30T11:22:00Z">
              <w:r w:rsidR="009C53F4" w:rsidRPr="009C53F4">
                <w:t>that helps unlock hidden capacity by removing operational friction and redesigning how work flows through their business, enabling them to scale without increasing workload or operational complexity.</w:t>
              </w:r>
            </w:ins>
          </w:p>
          <w:p w14:paraId="5AFD6D64" w14:textId="499F1692" w:rsidR="002B79A2" w:rsidRPr="002B79A2" w:rsidRDefault="002B79A2" w:rsidP="002B79A2">
            <w:pPr>
              <w:spacing w:after="160" w:line="278" w:lineRule="auto"/>
            </w:pPr>
            <w:del w:id="41" w:author="Kylie Stewart" w:date="2026-06-30T11:22:00Z" w16du:dateUtc="2026-06-30T01:22:00Z">
              <w:r w:rsidRPr="002B79A2" w:rsidDel="009C53F4">
                <w:delText>make work simple by automating everyday operations and turning inefficient workflows into streamlined processes that improve productivity and reduce operational overhead.</w:delText>
              </w:r>
            </w:del>
          </w:p>
        </w:tc>
      </w:tr>
      <w:tr w:rsidR="002B79A2" w:rsidRPr="00341F25" w14:paraId="35630099" w14:textId="77777777" w:rsidTr="002B79A2">
        <w:tc>
          <w:tcPr>
            <w:tcW w:w="10485" w:type="dxa"/>
            <w:shd w:val="clear" w:color="auto" w:fill="150A32"/>
            <w:vAlign w:val="center"/>
          </w:tcPr>
          <w:p w14:paraId="3EAAB15D" w14:textId="68C4358C" w:rsidR="002B79A2" w:rsidRPr="00341F25" w:rsidRDefault="002B79A2" w:rsidP="002B79A2">
            <w:pPr>
              <w:spacing w:before="120" w:after="120"/>
              <w:rPr>
                <w:b/>
                <w:bCs/>
                <w:color w:val="FFFFFF" w:themeColor="background1"/>
              </w:rPr>
            </w:pPr>
            <w:r>
              <w:rPr>
                <w:b/>
                <w:bCs/>
                <w:color w:val="FFFFFF" w:themeColor="background1"/>
              </w:rPr>
              <w:t>BRAND PURPOSE</w:t>
            </w:r>
          </w:p>
        </w:tc>
      </w:tr>
      <w:tr w:rsidR="002B79A2" w14:paraId="44D7D4A5" w14:textId="77777777" w:rsidTr="002B79A2">
        <w:tc>
          <w:tcPr>
            <w:tcW w:w="10485" w:type="dxa"/>
            <w:vAlign w:val="center"/>
          </w:tcPr>
          <w:p w14:paraId="51226DBE" w14:textId="6EF918E3" w:rsidR="009C53F4" w:rsidRDefault="002B79A2" w:rsidP="002B79A2">
            <w:pPr>
              <w:spacing w:after="160" w:line="278" w:lineRule="auto"/>
              <w:rPr>
                <w:ins w:id="42" w:author="Kylie Stewart" w:date="2026-06-30T11:23:00Z" w16du:dateUtc="2026-06-30T01:23:00Z"/>
              </w:rPr>
            </w:pPr>
            <w:r w:rsidRPr="002C1614">
              <w:lastRenderedPageBreak/>
              <w:t xml:space="preserve">To </w:t>
            </w:r>
            <w:ins w:id="43" w:author="Kylie Stewart" w:date="2026-06-30T11:23:00Z">
              <w:r w:rsidR="009C53F4" w:rsidRPr="009C53F4">
                <w:t>unlock hidden capacity in businesses by removing operational friction and simplifying how work flows through everyday operations.</w:t>
              </w:r>
            </w:ins>
          </w:p>
          <w:p w14:paraId="321AAFD2" w14:textId="771BD3F6" w:rsidR="002B79A2" w:rsidRDefault="002B79A2" w:rsidP="002B79A2">
            <w:pPr>
              <w:spacing w:after="160" w:line="278" w:lineRule="auto"/>
            </w:pPr>
            <w:del w:id="44" w:author="Kylie Stewart" w:date="2026-06-30T11:23:00Z" w16du:dateUtc="2026-06-30T01:23:00Z">
              <w:r w:rsidRPr="002C1614" w:rsidDel="009C53F4">
                <w:delText>make work simple by removing operational complexity through automation of everyday business processes.</w:delText>
              </w:r>
            </w:del>
          </w:p>
        </w:tc>
      </w:tr>
      <w:tr w:rsidR="002B79A2" w:rsidRPr="00341F25" w14:paraId="71AA0BA8" w14:textId="77777777" w:rsidTr="002B79A2">
        <w:tc>
          <w:tcPr>
            <w:tcW w:w="10485" w:type="dxa"/>
            <w:shd w:val="clear" w:color="auto" w:fill="150A32"/>
            <w:vAlign w:val="center"/>
          </w:tcPr>
          <w:p w14:paraId="428133B9" w14:textId="367FC5E8" w:rsidR="002B79A2" w:rsidRPr="00341F25" w:rsidRDefault="002B79A2" w:rsidP="002B79A2">
            <w:pPr>
              <w:spacing w:before="120" w:after="120"/>
              <w:rPr>
                <w:b/>
                <w:bCs/>
                <w:color w:val="FFFFFF" w:themeColor="background1"/>
              </w:rPr>
            </w:pPr>
            <w:r>
              <w:rPr>
                <w:b/>
                <w:bCs/>
                <w:color w:val="FFFFFF" w:themeColor="background1"/>
              </w:rPr>
              <w:t>MISSION STATEMENT</w:t>
            </w:r>
          </w:p>
        </w:tc>
      </w:tr>
      <w:tr w:rsidR="002B79A2" w14:paraId="1FC27171" w14:textId="77777777" w:rsidTr="002B79A2">
        <w:tc>
          <w:tcPr>
            <w:tcW w:w="10485" w:type="dxa"/>
            <w:vAlign w:val="center"/>
          </w:tcPr>
          <w:p w14:paraId="238E28DD" w14:textId="72FF9C8A" w:rsidR="002B79A2" w:rsidRDefault="002B79A2" w:rsidP="009C53F4">
            <w:pPr>
              <w:spacing w:after="160" w:line="278" w:lineRule="auto"/>
            </w:pPr>
            <w:r w:rsidRPr="002C1614">
              <w:t xml:space="preserve">To help businesses </w:t>
            </w:r>
            <w:ins w:id="45" w:author="Kylie Stewart" w:date="2026-06-30T11:23:00Z">
              <w:r w:rsidR="009C53F4" w:rsidRPr="009C53F4">
                <w:t xml:space="preserve">gain back time and capacity by removing operational friction </w:t>
              </w:r>
            </w:ins>
            <w:del w:id="46" w:author="Kylie Stewart" w:date="2026-06-30T11:23:00Z" w16du:dateUtc="2026-06-30T01:23:00Z">
              <w:r w:rsidRPr="002C1614" w:rsidDel="009C53F4">
                <w:delText xml:space="preserve">achieve measurable time and cost savings by automating everyday operations </w:delText>
              </w:r>
            </w:del>
            <w:r w:rsidRPr="002C1614">
              <w:t>and improving how work gets done.</w:t>
            </w:r>
          </w:p>
        </w:tc>
      </w:tr>
      <w:tr w:rsidR="006720B5" w:rsidRPr="00341F25" w14:paraId="4A1FD6B0" w14:textId="77777777" w:rsidTr="00F15D4F">
        <w:tc>
          <w:tcPr>
            <w:tcW w:w="10485" w:type="dxa"/>
            <w:shd w:val="clear" w:color="auto" w:fill="150A32"/>
            <w:vAlign w:val="center"/>
          </w:tcPr>
          <w:p w14:paraId="04765176" w14:textId="77777777" w:rsidR="006720B5" w:rsidRPr="00341F25" w:rsidRDefault="006720B5" w:rsidP="00F15D4F">
            <w:pPr>
              <w:spacing w:before="120" w:after="120"/>
              <w:rPr>
                <w:b/>
                <w:bCs/>
                <w:color w:val="FFFFFF" w:themeColor="background1"/>
              </w:rPr>
            </w:pPr>
            <w:r>
              <w:rPr>
                <w:b/>
                <w:bCs/>
                <w:color w:val="FFFFFF" w:themeColor="background1"/>
              </w:rPr>
              <w:t>BRAND PROMISE</w:t>
            </w:r>
          </w:p>
        </w:tc>
      </w:tr>
      <w:tr w:rsidR="006720B5" w14:paraId="267EDA41" w14:textId="77777777" w:rsidTr="00F15D4F">
        <w:tc>
          <w:tcPr>
            <w:tcW w:w="10485" w:type="dxa"/>
            <w:vAlign w:val="center"/>
          </w:tcPr>
          <w:p w14:paraId="7FC1DD09" w14:textId="77777777" w:rsidR="009C53F4" w:rsidRPr="009C53F4" w:rsidRDefault="006720B5" w:rsidP="009C53F4">
            <w:pPr>
              <w:spacing w:before="120" w:after="120"/>
              <w:rPr>
                <w:ins w:id="47" w:author="Kylie Stewart" w:date="2026-06-30T11:24:00Z"/>
              </w:rPr>
            </w:pPr>
            <w:r w:rsidRPr="002C1614">
              <w:t xml:space="preserve">We help businesses </w:t>
            </w:r>
            <w:ins w:id="48" w:author="Kylie Stewart" w:date="2026-06-30T11:24:00Z">
              <w:r w:rsidR="009C53F4" w:rsidRPr="009C53F4">
                <w:t>unlock capacity and reduce operational strain by improving how work flows through their systems.</w:t>
              </w:r>
            </w:ins>
          </w:p>
          <w:p w14:paraId="427BE7F8" w14:textId="4B49ACBD" w:rsidR="006720B5" w:rsidRDefault="006720B5" w:rsidP="00F15D4F">
            <w:pPr>
              <w:spacing w:before="120" w:after="120"/>
            </w:pPr>
            <w:del w:id="49" w:author="Kylie Stewart" w:date="2026-06-30T11:24:00Z" w16du:dateUtc="2026-06-30T01:24:00Z">
              <w:r w:rsidRPr="002C1614" w:rsidDel="009C53F4">
                <w:delText>reduce operational complexity and improve efficiency through automation of everyday work.</w:delText>
              </w:r>
            </w:del>
          </w:p>
        </w:tc>
      </w:tr>
    </w:tbl>
    <w:p w14:paraId="234F9D67" w14:textId="355F1A69" w:rsidR="006720B5" w:rsidRDefault="006720B5" w:rsidP="00D52642">
      <w:pPr>
        <w:pStyle w:val="Heading1"/>
      </w:pPr>
      <w:bookmarkStart w:id="50" w:name="_Toc233113447"/>
      <w:r>
        <w:lastRenderedPageBreak/>
        <w:t>Messaging Framework</w:t>
      </w:r>
      <w:bookmarkEnd w:id="50"/>
    </w:p>
    <w:p w14:paraId="33877EDF" w14:textId="77777777" w:rsidR="00DC1013" w:rsidRDefault="00D52642" w:rsidP="00D52642">
      <w:pPr>
        <w:rPr>
          <w:ins w:id="51" w:author="Kylie Stewart" w:date="2026-06-30T11:55:00Z" w16du:dateUtc="2026-06-30T01:55:00Z"/>
        </w:rPr>
      </w:pPr>
      <w:r w:rsidRPr="00D52642">
        <w:t xml:space="preserve">The Messaging Framework defines </w:t>
      </w:r>
      <w:ins w:id="52" w:author="Kylie Stewart" w:date="2026-06-30T11:55:00Z">
        <w:r w:rsidR="00DC1013" w:rsidRPr="00DC1013">
          <w:t>the core language used to express the value of STS. It ensures consistent communication of how hidden capacity is unlocked by reducing operational friction and improving workflow across a business. It provides a structured system of messages, benefits, and pillars to ensure clarity and alignment across all communication.</w:t>
        </w:r>
      </w:ins>
    </w:p>
    <w:p w14:paraId="03B904E7" w14:textId="45218F69" w:rsidR="00D52642" w:rsidRPr="00D52642" w:rsidDel="00DC1013" w:rsidRDefault="00D52642" w:rsidP="00D52642">
      <w:pPr>
        <w:rPr>
          <w:del w:id="53" w:author="Kylie Stewart" w:date="2026-06-30T11:54:00Z" w16du:dateUtc="2026-06-30T01:54:00Z"/>
        </w:rPr>
      </w:pPr>
      <w:del w:id="54" w:author="Kylie Stewart" w:date="2026-06-30T11:49:00Z" w16du:dateUtc="2026-06-30T01:49:00Z">
        <w:r w:rsidRPr="00D52642" w:rsidDel="00DC1013">
          <w:delText xml:space="preserve">how </w:delText>
        </w:r>
      </w:del>
      <w:del w:id="55" w:author="Kylie Stewart" w:date="2026-06-30T11:55:00Z" w16du:dateUtc="2026-06-30T01:55:00Z">
        <w:r w:rsidDel="00DC1013">
          <w:delText>STS</w:delText>
        </w:r>
      </w:del>
      <w:ins w:id="56" w:author="Kylie Stewart" w:date="2026-06-30T11:50:00Z" w16du:dateUtc="2026-06-30T01:50:00Z">
        <w:r w:rsidR="00DC1013">
          <w:t xml:space="preserve"> </w:t>
        </w:r>
      </w:ins>
      <w:del w:id="57" w:author="Kylie Stewart" w:date="2026-06-30T11:54:00Z" w16du:dateUtc="2026-06-30T01:54:00Z">
        <w:r w:rsidRPr="00D52642" w:rsidDel="00DC1013">
          <w:delText xml:space="preserve"> communicates its value in a clear and consistent way. It brings together the core messages, benefits, and communication pillars that </w:delText>
        </w:r>
      </w:del>
      <w:del w:id="58" w:author="Kylie Stewart" w:date="2026-06-30T11:32:00Z" w16du:dateUtc="2026-06-30T01:32:00Z">
        <w:r w:rsidRPr="00D52642" w:rsidDel="00357A07">
          <w:delText>should be used across all external content</w:delText>
        </w:r>
      </w:del>
      <w:del w:id="59" w:author="Kylie Stewart" w:date="2026-06-30T11:54:00Z" w16du:dateUtc="2026-06-30T01:54:00Z">
        <w:r w:rsidRPr="00D52642" w:rsidDel="00DC1013">
          <w:delText>.</w:delText>
        </w:r>
      </w:del>
    </w:p>
    <w:p w14:paraId="6BFDC431" w14:textId="0DEFB2F7" w:rsidR="00D52642" w:rsidRPr="00D52642" w:rsidRDefault="00D52642" w:rsidP="00D52642">
      <w:del w:id="60" w:author="Kylie Stewart" w:date="2026-06-30T11:54:00Z" w16du:dateUtc="2026-06-30T01:54:00Z">
        <w:r w:rsidRPr="00D52642" w:rsidDel="00DC1013">
          <w:delText>It</w:delText>
        </w:r>
      </w:del>
      <w:del w:id="61" w:author="Kylie Stewart" w:date="2026-06-30T11:32:00Z" w16du:dateUtc="2026-06-30T01:32:00Z">
        <w:r w:rsidRPr="00D52642" w:rsidDel="00357A07">
          <w:delText xml:space="preserve"> is designed to</w:delText>
        </w:r>
      </w:del>
      <w:del w:id="62" w:author="Kylie Stewart" w:date="2026-06-30T11:54:00Z" w16du:dateUtc="2026-06-30T01:54:00Z">
        <w:r w:rsidRPr="00D52642" w:rsidDel="00DC1013">
          <w:delText xml:space="preserve"> ensure</w:delText>
        </w:r>
      </w:del>
      <w:del w:id="63" w:author="Kylie Stewart" w:date="2026-06-30T11:32:00Z" w16du:dateUtc="2026-06-30T01:32:00Z">
        <w:r w:rsidRPr="00D52642" w:rsidDel="00357A07">
          <w:delText xml:space="preserve"> </w:delText>
        </w:r>
      </w:del>
      <w:del w:id="64" w:author="Kylie Stewart" w:date="2026-06-30T11:33:00Z" w16du:dateUtc="2026-06-30T01:33:00Z">
        <w:r w:rsidRPr="00D52642" w:rsidDel="00357A07">
          <w:delText>that</w:delText>
        </w:r>
      </w:del>
      <w:del w:id="65" w:author="Kylie Stewart" w:date="2026-06-30T11:54:00Z" w16du:dateUtc="2026-06-30T01:54:00Z">
        <w:r w:rsidRPr="00D52642" w:rsidDel="00DC1013">
          <w:delText xml:space="preserve"> all messaging is simple, aligned, and outcome-focused, so that the value of </w:delText>
        </w:r>
      </w:del>
      <w:del w:id="66" w:author="Kylie Stewart" w:date="2026-06-30T11:33:00Z" w16du:dateUtc="2026-06-30T01:33:00Z">
        <w:r w:rsidRPr="00D52642" w:rsidDel="00357A07">
          <w:delText>the business</w:delText>
        </w:r>
      </w:del>
      <w:del w:id="67" w:author="Kylie Stewart" w:date="2026-06-30T11:54:00Z" w16du:dateUtc="2026-06-30T01:54:00Z">
        <w:r w:rsidRPr="00D52642" w:rsidDel="00DC1013">
          <w:delText xml:space="preserve"> is consistently understood </w:delText>
        </w:r>
      </w:del>
      <w:del w:id="68" w:author="Kylie Stewart" w:date="2026-06-30T11:33:00Z" w16du:dateUtc="2026-06-30T01:33:00Z">
        <w:r w:rsidRPr="00D52642" w:rsidDel="00357A07">
          <w:delText>regardless of</w:delText>
        </w:r>
      </w:del>
      <w:del w:id="69" w:author="Kylie Stewart" w:date="2026-06-30T11:54:00Z" w16du:dateUtc="2026-06-30T01:54:00Z">
        <w:r w:rsidRPr="00D52642" w:rsidDel="00DC1013">
          <w:delText xml:space="preserve"> channel or audience.</w:delText>
        </w:r>
      </w:del>
    </w:p>
    <w:tbl>
      <w:tblPr>
        <w:tblStyle w:val="TableGrid"/>
        <w:tblW w:w="10485" w:type="dxa"/>
        <w:tblLook w:val="04A0" w:firstRow="1" w:lastRow="0" w:firstColumn="1" w:lastColumn="0" w:noHBand="0" w:noVBand="1"/>
      </w:tblPr>
      <w:tblGrid>
        <w:gridCol w:w="2622"/>
        <w:gridCol w:w="350"/>
        <w:gridCol w:w="523"/>
        <w:gridCol w:w="1748"/>
        <w:gridCol w:w="1747"/>
        <w:gridCol w:w="874"/>
        <w:gridCol w:w="2621"/>
      </w:tblGrid>
      <w:tr w:rsidR="00C036FE" w:rsidRPr="00341F25" w14:paraId="49F43486" w14:textId="77777777" w:rsidTr="002B79A2">
        <w:tc>
          <w:tcPr>
            <w:tcW w:w="10485" w:type="dxa"/>
            <w:gridSpan w:val="7"/>
            <w:shd w:val="clear" w:color="auto" w:fill="150A32"/>
            <w:vAlign w:val="center"/>
          </w:tcPr>
          <w:p w14:paraId="37B8DC9D" w14:textId="4E6522C4" w:rsidR="00C036FE" w:rsidRPr="00341F25" w:rsidRDefault="00C036FE" w:rsidP="002B79A2">
            <w:pPr>
              <w:spacing w:before="120" w:after="120"/>
              <w:rPr>
                <w:b/>
                <w:bCs/>
                <w:color w:val="FFFFFF" w:themeColor="background1"/>
              </w:rPr>
            </w:pPr>
            <w:r>
              <w:rPr>
                <w:b/>
                <w:bCs/>
                <w:color w:val="FFFFFF" w:themeColor="background1"/>
              </w:rPr>
              <w:t>CORE MESSAGE</w:t>
            </w:r>
          </w:p>
        </w:tc>
      </w:tr>
      <w:tr w:rsidR="00C036FE" w14:paraId="7F21DA48" w14:textId="77777777" w:rsidTr="002B79A2">
        <w:tc>
          <w:tcPr>
            <w:tcW w:w="10485" w:type="dxa"/>
            <w:gridSpan w:val="7"/>
            <w:vAlign w:val="center"/>
          </w:tcPr>
          <w:p w14:paraId="5EAF6DEC" w14:textId="77777777" w:rsidR="00357A07" w:rsidRDefault="00357A07" w:rsidP="002B79A2">
            <w:pPr>
              <w:spacing w:after="160" w:line="278" w:lineRule="auto"/>
              <w:rPr>
                <w:ins w:id="70" w:author="Kylie Stewart" w:date="2026-06-30T11:25:00Z" w16du:dateUtc="2026-06-30T01:25:00Z"/>
              </w:rPr>
            </w:pPr>
            <w:ins w:id="71" w:author="Kylie Stewart" w:date="2026-06-30T11:25:00Z">
              <w:r w:rsidRPr="00357A07">
                <w:t>Unlock hidden capacity by removing operational friction and improving how work flows through a business.</w:t>
              </w:r>
            </w:ins>
          </w:p>
          <w:p w14:paraId="388FC914" w14:textId="7FD9B987" w:rsidR="00C036FE" w:rsidRDefault="00C036FE" w:rsidP="002B79A2">
            <w:pPr>
              <w:spacing w:after="160" w:line="278" w:lineRule="auto"/>
            </w:pPr>
            <w:del w:id="72" w:author="Kylie Stewart" w:date="2026-06-30T11:25:00Z" w16du:dateUtc="2026-06-30T01:25:00Z">
              <w:r w:rsidRPr="002C1614" w:rsidDel="00357A07">
                <w:delText>Make work simple through automation that reduces manual effort, improves productivity, lowers costs, and enables businesses to scale without increasing workload.</w:delText>
              </w:r>
            </w:del>
          </w:p>
        </w:tc>
      </w:tr>
      <w:tr w:rsidR="00C036FE" w:rsidRPr="00341F25" w14:paraId="121840EC" w14:textId="77777777" w:rsidTr="002B79A2">
        <w:tc>
          <w:tcPr>
            <w:tcW w:w="10485" w:type="dxa"/>
            <w:gridSpan w:val="7"/>
            <w:shd w:val="clear" w:color="auto" w:fill="150A32"/>
            <w:vAlign w:val="center"/>
          </w:tcPr>
          <w:p w14:paraId="153AF6BC" w14:textId="0F4BE485" w:rsidR="00C036FE" w:rsidRPr="00341F25" w:rsidRDefault="00C036FE" w:rsidP="002B79A2">
            <w:pPr>
              <w:spacing w:before="120" w:after="120"/>
              <w:rPr>
                <w:b/>
                <w:bCs/>
                <w:color w:val="FFFFFF" w:themeColor="background1"/>
              </w:rPr>
            </w:pPr>
            <w:r>
              <w:rPr>
                <w:b/>
                <w:bCs/>
                <w:color w:val="FFFFFF" w:themeColor="background1"/>
              </w:rPr>
              <w:t>CUSTOMER BENEFITS</w:t>
            </w:r>
          </w:p>
        </w:tc>
      </w:tr>
      <w:tr w:rsidR="00C036FE" w14:paraId="691CBCFE" w14:textId="77777777" w:rsidTr="002B79A2">
        <w:tc>
          <w:tcPr>
            <w:tcW w:w="3495" w:type="dxa"/>
            <w:gridSpan w:val="3"/>
            <w:vAlign w:val="center"/>
          </w:tcPr>
          <w:p w14:paraId="30E510C4" w14:textId="77777777" w:rsidR="00357A07" w:rsidRDefault="00357A07" w:rsidP="002B79A2">
            <w:pPr>
              <w:spacing w:before="120" w:after="120"/>
              <w:rPr>
                <w:ins w:id="73" w:author="Kylie Stewart" w:date="2026-06-30T11:25:00Z" w16du:dateUtc="2026-06-30T01:25:00Z"/>
              </w:rPr>
            </w:pPr>
            <w:ins w:id="74" w:author="Kylie Stewart" w:date="2026-06-30T11:25:00Z">
              <w:r w:rsidRPr="00357A07">
                <w:t>Gain back time across teams</w:t>
              </w:r>
            </w:ins>
          </w:p>
          <w:p w14:paraId="477F612B" w14:textId="323EDE5B" w:rsidR="00C036FE" w:rsidRDefault="00C036FE" w:rsidP="002B79A2">
            <w:pPr>
              <w:spacing w:before="120" w:after="120"/>
            </w:pPr>
            <w:del w:id="75" w:author="Kylie Stewart" w:date="2026-06-30T11:25:00Z" w16du:dateUtc="2026-06-30T01:25:00Z">
              <w:r w:rsidRPr="002C1614" w:rsidDel="00357A07">
                <w:delText>Reduce manual and repetitive work</w:delText>
              </w:r>
            </w:del>
          </w:p>
        </w:tc>
        <w:tc>
          <w:tcPr>
            <w:tcW w:w="3495" w:type="dxa"/>
            <w:gridSpan w:val="2"/>
            <w:vAlign w:val="center"/>
          </w:tcPr>
          <w:p w14:paraId="1FD7941C" w14:textId="77777777" w:rsidR="00357A07" w:rsidRDefault="00357A07" w:rsidP="002B79A2">
            <w:pPr>
              <w:spacing w:before="120" w:after="120"/>
              <w:rPr>
                <w:ins w:id="76" w:author="Kylie Stewart" w:date="2026-06-30T11:25:00Z" w16du:dateUtc="2026-06-30T01:25:00Z"/>
              </w:rPr>
            </w:pPr>
            <w:ins w:id="77" w:author="Kylie Stewart" w:date="2026-06-30T11:25:00Z">
              <w:r w:rsidRPr="00357A07">
                <w:t>Reduce operational load</w:t>
              </w:r>
            </w:ins>
          </w:p>
          <w:p w14:paraId="7CBF9ABD" w14:textId="005D8C2F" w:rsidR="00C036FE" w:rsidRDefault="00C036FE" w:rsidP="002B79A2">
            <w:pPr>
              <w:spacing w:before="120" w:after="120"/>
            </w:pPr>
            <w:del w:id="78" w:author="Kylie Stewart" w:date="2026-06-30T11:25:00Z" w16du:dateUtc="2026-06-30T01:25:00Z">
              <w:r w:rsidDel="00357A07">
                <w:delText>Improve operational efficiency</w:delText>
              </w:r>
            </w:del>
          </w:p>
        </w:tc>
        <w:tc>
          <w:tcPr>
            <w:tcW w:w="3495" w:type="dxa"/>
            <w:gridSpan w:val="2"/>
            <w:vAlign w:val="center"/>
          </w:tcPr>
          <w:p w14:paraId="7DE6FF10" w14:textId="77777777" w:rsidR="00357A07" w:rsidRDefault="00357A07" w:rsidP="002B79A2">
            <w:pPr>
              <w:spacing w:before="120" w:after="120"/>
              <w:rPr>
                <w:ins w:id="79" w:author="Kylie Stewart" w:date="2026-06-30T11:26:00Z" w16du:dateUtc="2026-06-30T01:26:00Z"/>
              </w:rPr>
            </w:pPr>
            <w:ins w:id="80" w:author="Kylie Stewart" w:date="2026-06-30T11:25:00Z">
              <w:r w:rsidRPr="00357A07">
                <w:t>Unlock hidden capacity without hiring</w:t>
              </w:r>
            </w:ins>
          </w:p>
          <w:p w14:paraId="5DA048FB" w14:textId="45AFA202" w:rsidR="00C036FE" w:rsidRDefault="00C036FE" w:rsidP="002B79A2">
            <w:pPr>
              <w:spacing w:before="120" w:after="120"/>
            </w:pPr>
            <w:del w:id="81" w:author="Kylie Stewart" w:date="2026-06-30T11:25:00Z" w16du:dateUtc="2026-06-30T01:25:00Z">
              <w:r w:rsidDel="00357A07">
                <w:delText>Save time across teams</w:delText>
              </w:r>
            </w:del>
          </w:p>
        </w:tc>
      </w:tr>
      <w:tr w:rsidR="00C036FE" w14:paraId="43BE1032" w14:textId="77777777" w:rsidTr="002B79A2">
        <w:tc>
          <w:tcPr>
            <w:tcW w:w="3495" w:type="dxa"/>
            <w:gridSpan w:val="3"/>
            <w:vAlign w:val="center"/>
          </w:tcPr>
          <w:p w14:paraId="0EDF691C" w14:textId="77777777" w:rsidR="00357A07" w:rsidRDefault="00357A07" w:rsidP="002B79A2">
            <w:pPr>
              <w:spacing w:before="120" w:after="120"/>
              <w:rPr>
                <w:ins w:id="82" w:author="Kylie Stewart" w:date="2026-06-30T11:26:00Z" w16du:dateUtc="2026-06-30T01:26:00Z"/>
              </w:rPr>
            </w:pPr>
            <w:ins w:id="83" w:author="Kylie Stewart" w:date="2026-06-30T11:26:00Z">
              <w:r w:rsidRPr="00357A07">
                <w:t>Improve flow of work across systems</w:t>
              </w:r>
            </w:ins>
          </w:p>
          <w:p w14:paraId="0E8B4720" w14:textId="3EB708F5" w:rsidR="00C036FE" w:rsidRDefault="00C036FE" w:rsidP="002B79A2">
            <w:pPr>
              <w:spacing w:before="120" w:after="120"/>
            </w:pPr>
            <w:del w:id="84" w:author="Kylie Stewart" w:date="2026-06-30T11:26:00Z" w16du:dateUtc="2026-06-30T01:26:00Z">
              <w:r w:rsidDel="00357A07">
                <w:delText>Lower operational costs</w:delText>
              </w:r>
            </w:del>
          </w:p>
        </w:tc>
        <w:tc>
          <w:tcPr>
            <w:tcW w:w="3495" w:type="dxa"/>
            <w:gridSpan w:val="2"/>
            <w:vAlign w:val="center"/>
          </w:tcPr>
          <w:p w14:paraId="2FF73395" w14:textId="77777777" w:rsidR="00357A07" w:rsidRDefault="00357A07" w:rsidP="002B79A2">
            <w:pPr>
              <w:spacing w:before="120" w:after="120"/>
              <w:rPr>
                <w:ins w:id="85" w:author="Kylie Stewart" w:date="2026-06-30T11:27:00Z" w16du:dateUtc="2026-06-30T01:27:00Z"/>
              </w:rPr>
            </w:pPr>
            <w:ins w:id="86" w:author="Kylie Stewart" w:date="2026-06-30T11:26:00Z">
              <w:r w:rsidRPr="00357A07">
                <w:t>Scale without increasing complexity</w:t>
              </w:r>
            </w:ins>
          </w:p>
          <w:p w14:paraId="10344ADA" w14:textId="42A0DAD0" w:rsidR="00C036FE" w:rsidRDefault="00C036FE" w:rsidP="002B79A2">
            <w:pPr>
              <w:spacing w:before="120" w:after="120"/>
            </w:pPr>
            <w:del w:id="87" w:author="Kylie Stewart" w:date="2026-06-30T11:26:00Z" w16du:dateUtc="2026-06-30T01:26:00Z">
              <w:r w:rsidDel="00357A07">
                <w:delText>Increase productivity</w:delText>
              </w:r>
            </w:del>
          </w:p>
        </w:tc>
        <w:tc>
          <w:tcPr>
            <w:tcW w:w="3495" w:type="dxa"/>
            <w:gridSpan w:val="2"/>
            <w:vAlign w:val="center"/>
          </w:tcPr>
          <w:p w14:paraId="3351704E" w14:textId="77777777" w:rsidR="00357A07" w:rsidRDefault="00357A07" w:rsidP="002B79A2">
            <w:pPr>
              <w:spacing w:before="120" w:after="120"/>
              <w:rPr>
                <w:ins w:id="88" w:author="Kylie Stewart" w:date="2026-06-30T11:27:00Z" w16du:dateUtc="2026-06-30T01:27:00Z"/>
              </w:rPr>
            </w:pPr>
            <w:ins w:id="89" w:author="Kylie Stewart" w:date="2026-06-30T11:26:00Z">
              <w:r w:rsidRPr="00357A07">
                <w:t>Reduce manual and repetitive work</w:t>
              </w:r>
            </w:ins>
          </w:p>
          <w:p w14:paraId="412857D3" w14:textId="45BE5F0E" w:rsidR="00C036FE" w:rsidRDefault="00C036FE" w:rsidP="002B79A2">
            <w:pPr>
              <w:spacing w:before="120" w:after="120"/>
            </w:pPr>
            <w:del w:id="90" w:author="Kylie Stewart" w:date="2026-06-30T11:26:00Z" w16du:dateUtc="2026-06-30T01:26:00Z">
              <w:r w:rsidDel="00357A07">
                <w:delText>Recue operational overhead</w:delText>
              </w:r>
            </w:del>
          </w:p>
        </w:tc>
      </w:tr>
      <w:tr w:rsidR="00C036FE" w14:paraId="4377C633" w14:textId="77777777" w:rsidTr="002B79A2">
        <w:tc>
          <w:tcPr>
            <w:tcW w:w="3495" w:type="dxa"/>
            <w:gridSpan w:val="3"/>
            <w:vAlign w:val="center"/>
          </w:tcPr>
          <w:p w14:paraId="50840D13" w14:textId="77777777" w:rsidR="00357A07" w:rsidRDefault="00357A07" w:rsidP="002B79A2">
            <w:pPr>
              <w:spacing w:before="120" w:after="120"/>
              <w:rPr>
                <w:ins w:id="91" w:author="Kylie Stewart" w:date="2026-06-30T11:27:00Z" w16du:dateUtc="2026-06-30T01:27:00Z"/>
              </w:rPr>
            </w:pPr>
            <w:ins w:id="92" w:author="Kylie Stewart" w:date="2026-06-30T11:26:00Z">
              <w:r w:rsidRPr="00357A07">
                <w:t>Increase control and visibility over operations</w:t>
              </w:r>
            </w:ins>
          </w:p>
          <w:p w14:paraId="6D802022" w14:textId="4E4F3A80" w:rsidR="00C036FE" w:rsidRDefault="00C036FE" w:rsidP="002B79A2">
            <w:pPr>
              <w:spacing w:before="120" w:after="120"/>
            </w:pPr>
            <w:del w:id="93" w:author="Kylie Stewart" w:date="2026-06-30T11:26:00Z" w16du:dateUtc="2026-06-30T01:26:00Z">
              <w:r w:rsidDel="00357A07">
                <w:delText>Scale without increasing workload</w:delText>
              </w:r>
            </w:del>
          </w:p>
        </w:tc>
        <w:tc>
          <w:tcPr>
            <w:tcW w:w="3495" w:type="dxa"/>
            <w:gridSpan w:val="2"/>
            <w:vAlign w:val="center"/>
          </w:tcPr>
          <w:p w14:paraId="675DAD9D" w14:textId="379804FA" w:rsidR="00C036FE" w:rsidRDefault="00C036FE" w:rsidP="002B79A2">
            <w:pPr>
              <w:spacing w:before="120" w:after="120"/>
            </w:pPr>
            <w:del w:id="94" w:author="Kylie Stewart" w:date="2026-06-30T11:26:00Z" w16du:dateUtc="2026-06-30T01:26:00Z">
              <w:r w:rsidDel="00357A07">
                <w:delText>Simplify everyday workflows</w:delText>
              </w:r>
            </w:del>
          </w:p>
        </w:tc>
        <w:tc>
          <w:tcPr>
            <w:tcW w:w="3495" w:type="dxa"/>
            <w:gridSpan w:val="2"/>
            <w:vAlign w:val="center"/>
          </w:tcPr>
          <w:p w14:paraId="0FDA4438" w14:textId="2D2D075A" w:rsidR="00C036FE" w:rsidRDefault="00C036FE" w:rsidP="002B79A2">
            <w:pPr>
              <w:spacing w:before="120" w:after="120"/>
            </w:pPr>
          </w:p>
        </w:tc>
      </w:tr>
      <w:tr w:rsidR="00C036FE" w:rsidRPr="00341F25" w14:paraId="6343FF94" w14:textId="77777777" w:rsidTr="002B79A2">
        <w:tc>
          <w:tcPr>
            <w:tcW w:w="10485" w:type="dxa"/>
            <w:gridSpan w:val="7"/>
            <w:shd w:val="clear" w:color="auto" w:fill="150A32"/>
            <w:vAlign w:val="center"/>
          </w:tcPr>
          <w:p w14:paraId="66945313" w14:textId="3597D6F7" w:rsidR="00C036FE" w:rsidRPr="00341F25" w:rsidRDefault="00C036FE" w:rsidP="002B79A2">
            <w:pPr>
              <w:spacing w:before="120" w:after="120"/>
              <w:rPr>
                <w:b/>
                <w:bCs/>
                <w:color w:val="FFFFFF" w:themeColor="background1"/>
              </w:rPr>
            </w:pPr>
            <w:r>
              <w:rPr>
                <w:b/>
                <w:bCs/>
                <w:color w:val="FFFFFF" w:themeColor="background1"/>
              </w:rPr>
              <w:t>KEY MESSAGING PILLARS</w:t>
            </w:r>
          </w:p>
        </w:tc>
      </w:tr>
      <w:tr w:rsidR="00C036FE" w:rsidRPr="00341F25" w14:paraId="1184ABD7" w14:textId="77777777" w:rsidTr="002B79A2">
        <w:tc>
          <w:tcPr>
            <w:tcW w:w="2972" w:type="dxa"/>
            <w:gridSpan w:val="2"/>
            <w:vAlign w:val="center"/>
          </w:tcPr>
          <w:p w14:paraId="4B010FB8" w14:textId="77777777" w:rsidR="00357A07" w:rsidRDefault="00357A07" w:rsidP="002B79A2">
            <w:pPr>
              <w:spacing w:before="120" w:after="120"/>
              <w:rPr>
                <w:ins w:id="95" w:author="Kylie Stewart" w:date="2026-06-30T11:27:00Z" w16du:dateUtc="2026-06-30T01:27:00Z"/>
                <w:b/>
                <w:bCs/>
              </w:rPr>
            </w:pPr>
            <w:ins w:id="96" w:author="Kylie Stewart" w:date="2026-06-30T11:27:00Z">
              <w:r w:rsidRPr="00357A07">
                <w:rPr>
                  <w:b/>
                  <w:bCs/>
                </w:rPr>
                <w:t>Hidden Capacity</w:t>
              </w:r>
            </w:ins>
          </w:p>
          <w:p w14:paraId="3D0C18B0" w14:textId="2F04175D" w:rsidR="00C036FE" w:rsidRPr="00C036FE" w:rsidRDefault="00C036FE" w:rsidP="002B79A2">
            <w:pPr>
              <w:spacing w:before="120" w:after="120"/>
              <w:rPr>
                <w:b/>
                <w:bCs/>
              </w:rPr>
            </w:pPr>
            <w:del w:id="97" w:author="Kylie Stewart" w:date="2026-06-30T11:27:00Z" w16du:dateUtc="2026-06-30T01:27:00Z">
              <w:r w:rsidDel="00357A07">
                <w:rPr>
                  <w:b/>
                  <w:bCs/>
                </w:rPr>
                <w:delText>Simplicity</w:delText>
              </w:r>
            </w:del>
          </w:p>
        </w:tc>
        <w:tc>
          <w:tcPr>
            <w:tcW w:w="7513" w:type="dxa"/>
            <w:gridSpan w:val="5"/>
            <w:vAlign w:val="center"/>
          </w:tcPr>
          <w:p w14:paraId="21362A15" w14:textId="37356B44" w:rsidR="00357A07" w:rsidRDefault="00357A07" w:rsidP="002B79A2">
            <w:pPr>
              <w:spacing w:before="120" w:after="120"/>
              <w:rPr>
                <w:ins w:id="98" w:author="Kylie Stewart" w:date="2026-06-30T11:27:00Z" w16du:dateUtc="2026-06-30T01:27:00Z"/>
              </w:rPr>
            </w:pPr>
            <w:ins w:id="99" w:author="Kylie Stewart" w:date="2026-06-30T11:27:00Z">
              <w:r w:rsidRPr="00357A07">
                <w:t>uncover unused operational capacity inside your business</w:t>
              </w:r>
            </w:ins>
          </w:p>
          <w:p w14:paraId="42B0BE63" w14:textId="089E7E9B" w:rsidR="00C036FE" w:rsidRPr="00C036FE" w:rsidRDefault="00C036FE" w:rsidP="002B79A2">
            <w:pPr>
              <w:spacing w:before="120" w:after="120"/>
            </w:pPr>
            <w:del w:id="100" w:author="Kylie Stewart" w:date="2026-06-30T11:27:00Z" w16du:dateUtc="2026-06-30T01:27:00Z">
              <w:r w:rsidRPr="002C1614" w:rsidDel="00357A07">
                <w:delText>work should be easier, not harder</w:delText>
              </w:r>
            </w:del>
          </w:p>
        </w:tc>
      </w:tr>
      <w:tr w:rsidR="00C036FE" w:rsidRPr="00341F25" w14:paraId="30DC06FA" w14:textId="77777777" w:rsidTr="002B79A2">
        <w:tc>
          <w:tcPr>
            <w:tcW w:w="2972" w:type="dxa"/>
            <w:gridSpan w:val="2"/>
            <w:vAlign w:val="center"/>
          </w:tcPr>
          <w:p w14:paraId="4E888D20" w14:textId="77777777" w:rsidR="00357A07" w:rsidRDefault="00357A07" w:rsidP="002B79A2">
            <w:pPr>
              <w:spacing w:before="120" w:after="120"/>
              <w:rPr>
                <w:ins w:id="101" w:author="Kylie Stewart" w:date="2026-06-30T11:27:00Z" w16du:dateUtc="2026-06-30T01:27:00Z"/>
                <w:b/>
                <w:bCs/>
              </w:rPr>
            </w:pPr>
            <w:ins w:id="102" w:author="Kylie Stewart" w:date="2026-06-30T11:27:00Z">
              <w:r w:rsidRPr="00357A07">
                <w:rPr>
                  <w:b/>
                  <w:bCs/>
                </w:rPr>
                <w:t>Operational Friction</w:t>
              </w:r>
            </w:ins>
          </w:p>
          <w:p w14:paraId="64E6B26F" w14:textId="462D2F9E" w:rsidR="00C036FE" w:rsidRDefault="00C036FE" w:rsidP="002B79A2">
            <w:pPr>
              <w:spacing w:before="120" w:after="120"/>
              <w:rPr>
                <w:b/>
                <w:bCs/>
              </w:rPr>
            </w:pPr>
            <w:del w:id="103" w:author="Kylie Stewart" w:date="2026-06-30T11:27:00Z" w16du:dateUtc="2026-06-30T01:27:00Z">
              <w:r w:rsidDel="00357A07">
                <w:rPr>
                  <w:b/>
                  <w:bCs/>
                </w:rPr>
                <w:delText>Cost Reduction</w:delText>
              </w:r>
            </w:del>
          </w:p>
        </w:tc>
        <w:tc>
          <w:tcPr>
            <w:tcW w:w="7513" w:type="dxa"/>
            <w:gridSpan w:val="5"/>
            <w:vAlign w:val="center"/>
          </w:tcPr>
          <w:p w14:paraId="388315E3" w14:textId="77777777" w:rsidR="00357A07" w:rsidRDefault="00357A07" w:rsidP="002B79A2">
            <w:pPr>
              <w:spacing w:before="120" w:after="120"/>
              <w:rPr>
                <w:ins w:id="104" w:author="Kylie Stewart" w:date="2026-06-30T11:28:00Z" w16du:dateUtc="2026-06-30T01:28:00Z"/>
              </w:rPr>
            </w:pPr>
            <w:ins w:id="105" w:author="Kylie Stewart" w:date="2026-06-30T11:28:00Z">
              <w:r w:rsidRPr="00357A07">
                <w:t>remove inefficiencies that slow work down</w:t>
              </w:r>
            </w:ins>
          </w:p>
          <w:p w14:paraId="01583AFF" w14:textId="2709A81D" w:rsidR="00C036FE" w:rsidRPr="00C036FE" w:rsidRDefault="00C036FE" w:rsidP="002B79A2">
            <w:pPr>
              <w:spacing w:before="120" w:after="120"/>
            </w:pPr>
            <w:del w:id="106" w:author="Kylie Stewart" w:date="2026-06-30T11:27:00Z" w16du:dateUtc="2026-06-30T01:27:00Z">
              <w:r w:rsidRPr="002C1614" w:rsidDel="00357A07">
                <w:delText>remove inefficiencies</w:delText>
              </w:r>
            </w:del>
          </w:p>
        </w:tc>
      </w:tr>
      <w:tr w:rsidR="00C036FE" w:rsidRPr="00341F25" w14:paraId="2B88A9AD" w14:textId="77777777" w:rsidTr="002B79A2">
        <w:tc>
          <w:tcPr>
            <w:tcW w:w="2972" w:type="dxa"/>
            <w:gridSpan w:val="2"/>
            <w:vAlign w:val="center"/>
          </w:tcPr>
          <w:p w14:paraId="6E36E26E" w14:textId="77777777" w:rsidR="00357A07" w:rsidRDefault="00357A07" w:rsidP="002B79A2">
            <w:pPr>
              <w:spacing w:before="120" w:after="120"/>
              <w:rPr>
                <w:ins w:id="107" w:author="Kylie Stewart" w:date="2026-06-30T11:28:00Z" w16du:dateUtc="2026-06-30T01:28:00Z"/>
                <w:b/>
                <w:bCs/>
              </w:rPr>
            </w:pPr>
            <w:ins w:id="108" w:author="Kylie Stewart" w:date="2026-06-30T11:28:00Z">
              <w:r w:rsidRPr="00357A07">
                <w:rPr>
                  <w:b/>
                  <w:bCs/>
                </w:rPr>
                <w:t xml:space="preserve">Flow of Work </w:t>
              </w:r>
            </w:ins>
          </w:p>
          <w:p w14:paraId="16482F00" w14:textId="0D4A15E6" w:rsidR="00C036FE" w:rsidRDefault="00C036FE" w:rsidP="002B79A2">
            <w:pPr>
              <w:spacing w:before="120" w:after="120"/>
              <w:rPr>
                <w:b/>
                <w:bCs/>
              </w:rPr>
            </w:pPr>
            <w:del w:id="109" w:author="Kylie Stewart" w:date="2026-06-30T11:27:00Z" w16du:dateUtc="2026-06-30T01:27:00Z">
              <w:r w:rsidDel="00357A07">
                <w:rPr>
                  <w:b/>
                  <w:bCs/>
                </w:rPr>
                <w:delText>Productivity</w:delText>
              </w:r>
            </w:del>
          </w:p>
        </w:tc>
        <w:tc>
          <w:tcPr>
            <w:tcW w:w="7513" w:type="dxa"/>
            <w:gridSpan w:val="5"/>
            <w:vAlign w:val="center"/>
          </w:tcPr>
          <w:p w14:paraId="7D45511E" w14:textId="77777777" w:rsidR="00357A07" w:rsidRDefault="00357A07" w:rsidP="002B79A2">
            <w:pPr>
              <w:spacing w:before="120" w:after="120"/>
              <w:rPr>
                <w:ins w:id="110" w:author="Kylie Stewart" w:date="2026-06-30T11:28:00Z" w16du:dateUtc="2026-06-30T01:28:00Z"/>
              </w:rPr>
            </w:pPr>
            <w:ins w:id="111" w:author="Kylie Stewart" w:date="2026-06-30T11:28:00Z">
              <w:r w:rsidRPr="00357A07">
                <w:t>improve how work moves through teams and systems</w:t>
              </w:r>
            </w:ins>
          </w:p>
          <w:p w14:paraId="6A3FC580" w14:textId="597F21EC" w:rsidR="00C036FE" w:rsidRPr="002C1614" w:rsidRDefault="00C036FE" w:rsidP="002B79A2">
            <w:pPr>
              <w:spacing w:before="120" w:after="120"/>
            </w:pPr>
            <w:del w:id="112" w:author="Kylie Stewart" w:date="2026-06-30T11:27:00Z" w16du:dateUtc="2026-06-30T01:27:00Z">
              <w:r w:rsidRPr="002C1614" w:rsidDel="00357A07">
                <w:delText>achieve more with less effort</w:delText>
              </w:r>
            </w:del>
          </w:p>
        </w:tc>
      </w:tr>
      <w:tr w:rsidR="00357A07" w:rsidRPr="00341F25" w14:paraId="4F3D005C" w14:textId="77777777" w:rsidTr="00D11EC5">
        <w:tc>
          <w:tcPr>
            <w:tcW w:w="2972" w:type="dxa"/>
            <w:gridSpan w:val="2"/>
            <w:vAlign w:val="center"/>
          </w:tcPr>
          <w:p w14:paraId="60EBB1A9" w14:textId="77777777" w:rsidR="00357A07" w:rsidRDefault="00357A07" w:rsidP="00D11EC5">
            <w:pPr>
              <w:spacing w:before="120" w:after="120"/>
              <w:rPr>
                <w:moveTo w:id="113" w:author="Kylie Stewart" w:date="2026-06-30T11:29:00Z" w16du:dateUtc="2026-06-30T01:29:00Z"/>
                <w:b/>
                <w:bCs/>
              </w:rPr>
            </w:pPr>
            <w:moveToRangeStart w:id="114" w:author="Kylie Stewart" w:date="2026-06-30T11:29:00Z" w:name="move233711359"/>
            <w:moveTo w:id="115" w:author="Kylie Stewart" w:date="2026-06-30T11:29:00Z" w16du:dateUtc="2026-06-30T01:29:00Z">
              <w:r>
                <w:rPr>
                  <w:b/>
                  <w:bCs/>
                </w:rPr>
                <w:t>Scalability</w:t>
              </w:r>
            </w:moveTo>
          </w:p>
        </w:tc>
        <w:tc>
          <w:tcPr>
            <w:tcW w:w="7513" w:type="dxa"/>
            <w:gridSpan w:val="5"/>
            <w:vAlign w:val="center"/>
          </w:tcPr>
          <w:p w14:paraId="4D0B8D6A" w14:textId="5ADA2821" w:rsidR="00357A07" w:rsidRPr="002C1614" w:rsidRDefault="00357A07" w:rsidP="00D11EC5">
            <w:pPr>
              <w:spacing w:before="120" w:after="120"/>
              <w:rPr>
                <w:moveTo w:id="116" w:author="Kylie Stewart" w:date="2026-06-30T11:29:00Z" w16du:dateUtc="2026-06-30T01:29:00Z"/>
              </w:rPr>
            </w:pPr>
            <w:moveTo w:id="117" w:author="Kylie Stewart" w:date="2026-06-30T11:29:00Z" w16du:dateUtc="2026-06-30T01:29:00Z">
              <w:r w:rsidRPr="002C1614">
                <w:t xml:space="preserve">grow without increasing </w:t>
              </w:r>
              <w:del w:id="118" w:author="Kylie Stewart" w:date="2026-06-30T11:29:00Z" w16du:dateUtc="2026-06-30T01:29:00Z">
                <w:r w:rsidRPr="002C1614" w:rsidDel="00357A07">
                  <w:delText>workload</w:delText>
                </w:r>
              </w:del>
            </w:moveTo>
            <w:ins w:id="119" w:author="Kylie Stewart" w:date="2026-06-30T11:29:00Z" w16du:dateUtc="2026-06-30T01:29:00Z">
              <w:r>
                <w:t>headcount or complexity</w:t>
              </w:r>
            </w:ins>
          </w:p>
        </w:tc>
      </w:tr>
      <w:moveToRangeEnd w:id="114"/>
      <w:tr w:rsidR="00C036FE" w:rsidRPr="00341F25" w14:paraId="47D19875" w14:textId="77777777" w:rsidTr="002B79A2">
        <w:tc>
          <w:tcPr>
            <w:tcW w:w="2972" w:type="dxa"/>
            <w:gridSpan w:val="2"/>
            <w:vAlign w:val="center"/>
          </w:tcPr>
          <w:p w14:paraId="7DBF1894" w14:textId="77777777" w:rsidR="00357A07" w:rsidRDefault="00357A07" w:rsidP="002B79A2">
            <w:pPr>
              <w:spacing w:before="120" w:after="120"/>
              <w:rPr>
                <w:ins w:id="120" w:author="Kylie Stewart" w:date="2026-06-30T11:29:00Z" w16du:dateUtc="2026-06-30T01:29:00Z"/>
                <w:b/>
                <w:bCs/>
              </w:rPr>
            </w:pPr>
            <w:ins w:id="121" w:author="Kylie Stewart" w:date="2026-06-30T11:29:00Z">
              <w:r w:rsidRPr="00357A07">
                <w:rPr>
                  <w:b/>
                  <w:bCs/>
                </w:rPr>
                <w:t>Clarity &amp; Control</w:t>
              </w:r>
            </w:ins>
          </w:p>
          <w:p w14:paraId="794C65AF" w14:textId="59FA98A7" w:rsidR="00C036FE" w:rsidRDefault="00C036FE" w:rsidP="002B79A2">
            <w:pPr>
              <w:spacing w:before="120" w:after="120"/>
              <w:rPr>
                <w:b/>
                <w:bCs/>
              </w:rPr>
            </w:pPr>
            <w:del w:id="122" w:author="Kylie Stewart" w:date="2026-06-30T11:27:00Z" w16du:dateUtc="2026-06-30T01:27:00Z">
              <w:r w:rsidDel="00357A07">
                <w:rPr>
                  <w:b/>
                  <w:bCs/>
                </w:rPr>
                <w:delText>Automation</w:delText>
              </w:r>
            </w:del>
          </w:p>
        </w:tc>
        <w:tc>
          <w:tcPr>
            <w:tcW w:w="7513" w:type="dxa"/>
            <w:gridSpan w:val="5"/>
            <w:vAlign w:val="center"/>
          </w:tcPr>
          <w:p w14:paraId="2176960A" w14:textId="77777777" w:rsidR="00357A07" w:rsidRDefault="00357A07" w:rsidP="002B79A2">
            <w:pPr>
              <w:spacing w:before="120" w:after="120"/>
              <w:rPr>
                <w:ins w:id="123" w:author="Kylie Stewart" w:date="2026-06-30T11:29:00Z" w16du:dateUtc="2026-06-30T01:29:00Z"/>
              </w:rPr>
            </w:pPr>
            <w:ins w:id="124" w:author="Kylie Stewart" w:date="2026-06-30T11:29:00Z">
              <w:r w:rsidRPr="00357A07">
                <w:t>gain visibility over operations</w:t>
              </w:r>
            </w:ins>
          </w:p>
          <w:p w14:paraId="02E5E011" w14:textId="3C7CF959" w:rsidR="00C036FE" w:rsidRPr="002C1614" w:rsidRDefault="00C036FE" w:rsidP="002B79A2">
            <w:pPr>
              <w:spacing w:before="120" w:after="120"/>
            </w:pPr>
            <w:del w:id="125" w:author="Kylie Stewart" w:date="2026-06-30T11:27:00Z" w16du:dateUtc="2026-06-30T01:27:00Z">
              <w:r w:rsidRPr="002C1614" w:rsidDel="00357A07">
                <w:delText>replace repetitive manual work and remove human error</w:delText>
              </w:r>
            </w:del>
          </w:p>
        </w:tc>
      </w:tr>
      <w:tr w:rsidR="00C036FE" w:rsidRPr="00341F25" w:rsidDel="00357A07" w14:paraId="02F36955" w14:textId="423BDF79" w:rsidTr="002B79A2">
        <w:tc>
          <w:tcPr>
            <w:tcW w:w="2972" w:type="dxa"/>
            <w:gridSpan w:val="2"/>
            <w:vAlign w:val="center"/>
          </w:tcPr>
          <w:p w14:paraId="6C192F32" w14:textId="681C3E6A" w:rsidR="00C036FE" w:rsidDel="00357A07" w:rsidRDefault="00C036FE" w:rsidP="002B79A2">
            <w:pPr>
              <w:spacing w:before="120" w:after="120"/>
              <w:rPr>
                <w:moveFrom w:id="126" w:author="Kylie Stewart" w:date="2026-06-30T11:29:00Z" w16du:dateUtc="2026-06-30T01:29:00Z"/>
                <w:b/>
                <w:bCs/>
              </w:rPr>
            </w:pPr>
            <w:moveFromRangeStart w:id="127" w:author="Kylie Stewart" w:date="2026-06-30T11:29:00Z" w:name="move233711359"/>
            <w:moveFrom w:id="128" w:author="Kylie Stewart" w:date="2026-06-30T11:29:00Z" w16du:dateUtc="2026-06-30T01:29:00Z">
              <w:r w:rsidDel="00357A07">
                <w:rPr>
                  <w:b/>
                  <w:bCs/>
                </w:rPr>
                <w:t>Scalability</w:t>
              </w:r>
            </w:moveFrom>
          </w:p>
        </w:tc>
        <w:tc>
          <w:tcPr>
            <w:tcW w:w="7513" w:type="dxa"/>
            <w:gridSpan w:val="5"/>
            <w:vAlign w:val="center"/>
          </w:tcPr>
          <w:p w14:paraId="1D348588" w14:textId="16F14DA1" w:rsidR="00C036FE" w:rsidRPr="002C1614" w:rsidDel="00357A07" w:rsidRDefault="00C036FE" w:rsidP="002B79A2">
            <w:pPr>
              <w:spacing w:before="120" w:after="120"/>
              <w:rPr>
                <w:moveFrom w:id="129" w:author="Kylie Stewart" w:date="2026-06-30T11:29:00Z" w16du:dateUtc="2026-06-30T01:29:00Z"/>
              </w:rPr>
            </w:pPr>
            <w:moveFrom w:id="130" w:author="Kylie Stewart" w:date="2026-06-30T11:29:00Z" w16du:dateUtc="2026-06-30T01:29:00Z">
              <w:r w:rsidRPr="002C1614" w:rsidDel="00357A07">
                <w:t>grow without increasing workload</w:t>
              </w:r>
            </w:moveFrom>
          </w:p>
        </w:tc>
      </w:tr>
      <w:moveFromRangeEnd w:id="127"/>
      <w:tr w:rsidR="00C036FE" w:rsidRPr="00341F25" w14:paraId="1D8C0A56" w14:textId="77777777" w:rsidTr="002B79A2">
        <w:tc>
          <w:tcPr>
            <w:tcW w:w="10485" w:type="dxa"/>
            <w:gridSpan w:val="7"/>
            <w:shd w:val="clear" w:color="auto" w:fill="150A32"/>
            <w:vAlign w:val="center"/>
          </w:tcPr>
          <w:p w14:paraId="2D1F1C43" w14:textId="576A8525" w:rsidR="00C036FE" w:rsidRPr="00341F25" w:rsidRDefault="00C036FE" w:rsidP="002B79A2">
            <w:pPr>
              <w:spacing w:before="120" w:after="120"/>
              <w:rPr>
                <w:b/>
                <w:bCs/>
                <w:color w:val="FFFFFF" w:themeColor="background1"/>
              </w:rPr>
            </w:pPr>
            <w:r>
              <w:rPr>
                <w:b/>
                <w:bCs/>
                <w:color w:val="FFFFFF" w:themeColor="background1"/>
              </w:rPr>
              <w:lastRenderedPageBreak/>
              <w:t>BRAND PERSONALITY</w:t>
            </w:r>
          </w:p>
        </w:tc>
      </w:tr>
      <w:tr w:rsidR="00C036FE" w14:paraId="01EE677A" w14:textId="77777777" w:rsidTr="002B79A2">
        <w:tc>
          <w:tcPr>
            <w:tcW w:w="3495" w:type="dxa"/>
            <w:gridSpan w:val="3"/>
            <w:vAlign w:val="center"/>
          </w:tcPr>
          <w:p w14:paraId="20755079" w14:textId="57830164" w:rsidR="00C036FE" w:rsidRDefault="00C036FE" w:rsidP="002B79A2">
            <w:pPr>
              <w:spacing w:before="120" w:after="120"/>
            </w:pPr>
            <w:r>
              <w:t xml:space="preserve">Practical </w:t>
            </w:r>
          </w:p>
        </w:tc>
        <w:tc>
          <w:tcPr>
            <w:tcW w:w="3495" w:type="dxa"/>
            <w:gridSpan w:val="2"/>
            <w:vAlign w:val="center"/>
          </w:tcPr>
          <w:p w14:paraId="4F9CF385" w14:textId="0476EDBF" w:rsidR="00C036FE" w:rsidRDefault="00C036FE" w:rsidP="002B79A2">
            <w:pPr>
              <w:spacing w:before="120" w:after="120"/>
            </w:pPr>
            <w:r>
              <w:t>Clear</w:t>
            </w:r>
          </w:p>
        </w:tc>
        <w:tc>
          <w:tcPr>
            <w:tcW w:w="3495" w:type="dxa"/>
            <w:gridSpan w:val="2"/>
            <w:vAlign w:val="center"/>
          </w:tcPr>
          <w:p w14:paraId="53370CAF" w14:textId="5A645422" w:rsidR="00C036FE" w:rsidRDefault="00C036FE" w:rsidP="002B79A2">
            <w:pPr>
              <w:spacing w:before="120" w:after="120"/>
            </w:pPr>
            <w:r>
              <w:t>Outcome driven</w:t>
            </w:r>
          </w:p>
        </w:tc>
      </w:tr>
      <w:tr w:rsidR="00C036FE" w14:paraId="79EA357E" w14:textId="77777777" w:rsidTr="002B79A2">
        <w:tc>
          <w:tcPr>
            <w:tcW w:w="3495" w:type="dxa"/>
            <w:gridSpan w:val="3"/>
            <w:vAlign w:val="center"/>
          </w:tcPr>
          <w:p w14:paraId="320454E4" w14:textId="37C251C3" w:rsidR="00C036FE" w:rsidRDefault="00C036FE" w:rsidP="002B79A2">
            <w:pPr>
              <w:spacing w:before="120" w:after="120"/>
            </w:pPr>
            <w:r>
              <w:t>Reliable</w:t>
            </w:r>
          </w:p>
        </w:tc>
        <w:tc>
          <w:tcPr>
            <w:tcW w:w="3495" w:type="dxa"/>
            <w:gridSpan w:val="2"/>
            <w:vAlign w:val="center"/>
          </w:tcPr>
          <w:p w14:paraId="6B3970B1" w14:textId="1CC5DD3A" w:rsidR="00C036FE" w:rsidRDefault="00C036FE" w:rsidP="002B79A2">
            <w:pPr>
              <w:spacing w:before="120" w:after="120"/>
            </w:pPr>
            <w:r>
              <w:t>Straightforward</w:t>
            </w:r>
          </w:p>
        </w:tc>
        <w:tc>
          <w:tcPr>
            <w:tcW w:w="3495" w:type="dxa"/>
            <w:gridSpan w:val="2"/>
            <w:vAlign w:val="center"/>
          </w:tcPr>
          <w:p w14:paraId="15A51A2F" w14:textId="0A6CE1BB" w:rsidR="00C036FE" w:rsidRDefault="00C036FE" w:rsidP="002B79A2">
            <w:pPr>
              <w:spacing w:before="120" w:after="120"/>
            </w:pPr>
            <w:r>
              <w:t>Modern</w:t>
            </w:r>
          </w:p>
        </w:tc>
      </w:tr>
      <w:tr w:rsidR="00C036FE" w:rsidRPr="00341F25" w14:paraId="67CB8648" w14:textId="77777777" w:rsidTr="002B79A2">
        <w:tc>
          <w:tcPr>
            <w:tcW w:w="10485" w:type="dxa"/>
            <w:gridSpan w:val="7"/>
            <w:shd w:val="clear" w:color="auto" w:fill="150A32"/>
            <w:vAlign w:val="center"/>
          </w:tcPr>
          <w:p w14:paraId="3CAD84C6" w14:textId="423A525B" w:rsidR="00C036FE" w:rsidRPr="00341F25" w:rsidRDefault="00C036FE" w:rsidP="002B79A2">
            <w:pPr>
              <w:spacing w:before="120" w:after="120"/>
              <w:rPr>
                <w:b/>
                <w:bCs/>
                <w:color w:val="FFFFFF" w:themeColor="background1"/>
              </w:rPr>
            </w:pPr>
            <w:r>
              <w:rPr>
                <w:b/>
                <w:bCs/>
                <w:color w:val="FFFFFF" w:themeColor="background1"/>
              </w:rPr>
              <w:t>BRAND VOICE</w:t>
            </w:r>
          </w:p>
        </w:tc>
      </w:tr>
      <w:tr w:rsidR="00C036FE" w:rsidRPr="00341F25" w14:paraId="28F8A033" w14:textId="77777777" w:rsidTr="002B79A2">
        <w:tc>
          <w:tcPr>
            <w:tcW w:w="10485" w:type="dxa"/>
            <w:gridSpan w:val="7"/>
            <w:vAlign w:val="center"/>
          </w:tcPr>
          <w:p w14:paraId="1FB2C9E9" w14:textId="5FFE4604" w:rsidR="00C036FE" w:rsidRPr="00C036FE" w:rsidRDefault="00C036FE" w:rsidP="002B79A2">
            <w:pPr>
              <w:spacing w:before="120" w:after="120"/>
              <w:rPr>
                <w:b/>
                <w:bCs/>
              </w:rPr>
            </w:pPr>
            <w:r>
              <w:rPr>
                <w:b/>
                <w:bCs/>
              </w:rPr>
              <w:t>We sound like</w:t>
            </w:r>
          </w:p>
        </w:tc>
      </w:tr>
      <w:tr w:rsidR="00C036FE" w14:paraId="65C401C2" w14:textId="77777777" w:rsidTr="002B79A2">
        <w:tc>
          <w:tcPr>
            <w:tcW w:w="2622" w:type="dxa"/>
            <w:vAlign w:val="center"/>
          </w:tcPr>
          <w:p w14:paraId="05EB56A5" w14:textId="0C6156A0" w:rsidR="00C036FE" w:rsidRDefault="00C036FE" w:rsidP="002B79A2">
            <w:pPr>
              <w:spacing w:before="120" w:after="120"/>
            </w:pPr>
            <w:r>
              <w:t xml:space="preserve">Clear and direct </w:t>
            </w:r>
          </w:p>
        </w:tc>
        <w:tc>
          <w:tcPr>
            <w:tcW w:w="2621" w:type="dxa"/>
            <w:gridSpan w:val="3"/>
            <w:vAlign w:val="center"/>
          </w:tcPr>
          <w:p w14:paraId="3067AD4B" w14:textId="44962437" w:rsidR="00C036FE" w:rsidRDefault="00C036FE" w:rsidP="002B79A2">
            <w:pPr>
              <w:spacing w:before="120" w:after="120"/>
            </w:pPr>
            <w:r>
              <w:t>Human and practical</w:t>
            </w:r>
          </w:p>
        </w:tc>
        <w:tc>
          <w:tcPr>
            <w:tcW w:w="2621" w:type="dxa"/>
            <w:gridSpan w:val="2"/>
            <w:vAlign w:val="center"/>
          </w:tcPr>
          <w:p w14:paraId="146FD650" w14:textId="40D7496D" w:rsidR="00C036FE" w:rsidRDefault="00C036FE" w:rsidP="002B79A2">
            <w:pPr>
              <w:spacing w:before="120" w:after="120"/>
            </w:pPr>
            <w:r>
              <w:t>Outcome focused</w:t>
            </w:r>
          </w:p>
        </w:tc>
        <w:tc>
          <w:tcPr>
            <w:tcW w:w="2621" w:type="dxa"/>
            <w:vAlign w:val="center"/>
          </w:tcPr>
          <w:p w14:paraId="217D7A28" w14:textId="6B811AB0" w:rsidR="00C036FE" w:rsidRDefault="00C036FE" w:rsidP="002B79A2">
            <w:pPr>
              <w:spacing w:before="120" w:after="120"/>
            </w:pPr>
            <w:r>
              <w:t>Simple Language</w:t>
            </w:r>
          </w:p>
        </w:tc>
      </w:tr>
      <w:tr w:rsidR="00C036FE" w:rsidRPr="00341F25" w14:paraId="4F87AC7A" w14:textId="77777777" w:rsidTr="002B79A2">
        <w:tc>
          <w:tcPr>
            <w:tcW w:w="10485" w:type="dxa"/>
            <w:gridSpan w:val="7"/>
            <w:vAlign w:val="center"/>
          </w:tcPr>
          <w:p w14:paraId="3891E194" w14:textId="08FF1586" w:rsidR="00C036FE" w:rsidRPr="00C036FE" w:rsidRDefault="00C036FE" w:rsidP="002B79A2">
            <w:pPr>
              <w:spacing w:before="120" w:after="120"/>
              <w:rPr>
                <w:b/>
                <w:bCs/>
              </w:rPr>
            </w:pPr>
            <w:r>
              <w:rPr>
                <w:b/>
                <w:bCs/>
              </w:rPr>
              <w:t>We do NOT sound like:</w:t>
            </w:r>
          </w:p>
        </w:tc>
      </w:tr>
      <w:tr w:rsidR="00C036FE" w14:paraId="46254BBD" w14:textId="77777777" w:rsidTr="002B79A2">
        <w:tc>
          <w:tcPr>
            <w:tcW w:w="2622" w:type="dxa"/>
            <w:vAlign w:val="center"/>
          </w:tcPr>
          <w:p w14:paraId="2B845648" w14:textId="14BB9E15" w:rsidR="00C036FE" w:rsidRDefault="00C036FE" w:rsidP="002B79A2">
            <w:pPr>
              <w:spacing w:before="120" w:after="120"/>
            </w:pPr>
            <w:r>
              <w:t>Buzzword heavy</w:t>
            </w:r>
          </w:p>
        </w:tc>
        <w:tc>
          <w:tcPr>
            <w:tcW w:w="2621" w:type="dxa"/>
            <w:gridSpan w:val="3"/>
            <w:vAlign w:val="center"/>
          </w:tcPr>
          <w:p w14:paraId="0EEEC3BA" w14:textId="60DCB81B" w:rsidR="00C036FE" w:rsidRDefault="00C036FE" w:rsidP="002B79A2">
            <w:pPr>
              <w:spacing w:before="120" w:after="120"/>
            </w:pPr>
            <w:r>
              <w:t>Overly technical</w:t>
            </w:r>
          </w:p>
        </w:tc>
        <w:tc>
          <w:tcPr>
            <w:tcW w:w="2621" w:type="dxa"/>
            <w:gridSpan w:val="2"/>
            <w:vAlign w:val="center"/>
          </w:tcPr>
          <w:p w14:paraId="78D7798E" w14:textId="12BE4135" w:rsidR="00C036FE" w:rsidRDefault="00C036FE" w:rsidP="002B79A2">
            <w:pPr>
              <w:spacing w:before="120" w:after="120"/>
            </w:pPr>
            <w:r>
              <w:t>Corporate jargon</w:t>
            </w:r>
          </w:p>
        </w:tc>
        <w:tc>
          <w:tcPr>
            <w:tcW w:w="2621" w:type="dxa"/>
            <w:vAlign w:val="center"/>
          </w:tcPr>
          <w:p w14:paraId="7D5F2542" w14:textId="7F6551ED" w:rsidR="00C036FE" w:rsidRDefault="00C036FE" w:rsidP="002B79A2">
            <w:pPr>
              <w:spacing w:before="120" w:after="120"/>
            </w:pPr>
            <w:r>
              <w:t>Abstract or vague</w:t>
            </w:r>
          </w:p>
        </w:tc>
      </w:tr>
    </w:tbl>
    <w:p w14:paraId="26074AE9" w14:textId="77777777" w:rsidR="002C1614" w:rsidRDefault="002C1614" w:rsidP="00D52642">
      <w:pPr>
        <w:pStyle w:val="Heading1"/>
      </w:pPr>
      <w:bookmarkStart w:id="131" w:name="_Toc233113448"/>
      <w:r w:rsidRPr="002C1614">
        <w:lastRenderedPageBreak/>
        <w:t>Website Messaging</w:t>
      </w:r>
      <w:bookmarkEnd w:id="131"/>
    </w:p>
    <w:p w14:paraId="1F7869BB" w14:textId="68E9C3BE" w:rsidR="00C71EF4" w:rsidRDefault="00D52642" w:rsidP="00D52642">
      <w:pPr>
        <w:rPr>
          <w:ins w:id="132" w:author="Kylie Stewart" w:date="2026-06-30T11:56:00Z" w16du:dateUtc="2026-06-30T01:56:00Z"/>
        </w:rPr>
      </w:pPr>
      <w:r w:rsidRPr="00D52642">
        <w:t xml:space="preserve">Website Messaging defines how </w:t>
      </w:r>
      <w:del w:id="133" w:author="Kylie Stewart" w:date="2026-06-30T11:34:00Z" w16du:dateUtc="2026-06-30T01:34:00Z">
        <w:r w:rsidRPr="00D52642" w:rsidDel="00357A07">
          <w:delText>the brand</w:delText>
        </w:r>
      </w:del>
      <w:ins w:id="134" w:author="Kylie Stewart" w:date="2026-06-30T11:34:00Z" w16du:dateUtc="2026-06-30T01:34:00Z">
        <w:r w:rsidR="00357A07">
          <w:t>STS</w:t>
        </w:r>
      </w:ins>
      <w:r w:rsidRPr="00D52642">
        <w:t xml:space="preserve"> is communicated in digital environments</w:t>
      </w:r>
      <w:ins w:id="135" w:author="Kylie Stewart" w:date="2026-06-30T11:56:00Z" w16du:dateUtc="2026-06-30T01:56:00Z">
        <w:r w:rsidR="00C71EF4">
          <w:t xml:space="preserve">. </w:t>
        </w:r>
      </w:ins>
      <w:ins w:id="136" w:author="Kylie Stewart" w:date="2026-06-30T11:56:00Z">
        <w:r w:rsidR="00C71EF4" w:rsidRPr="00C71EF4">
          <w:t>It ensures visitors immediately understand how STS unlocks hidden capacity by improving how work flows through a business.</w:t>
        </w:r>
      </w:ins>
    </w:p>
    <w:p w14:paraId="05686FC7" w14:textId="2F38B36D" w:rsidR="00D52642" w:rsidRPr="00D52642" w:rsidDel="00C71EF4" w:rsidRDefault="00D52642" w:rsidP="00D52642">
      <w:pPr>
        <w:rPr>
          <w:del w:id="137" w:author="Kylie Stewart" w:date="2026-06-30T11:56:00Z" w16du:dateUtc="2026-06-30T01:56:00Z"/>
        </w:rPr>
      </w:pPr>
      <w:del w:id="138" w:author="Kylie Stewart" w:date="2026-06-30T11:56:00Z" w16du:dateUtc="2026-06-30T01:56:00Z">
        <w:r w:rsidRPr="00D52642" w:rsidDel="00C71EF4">
          <w:delText>, particularly on the website. It sets out the key messaging structure, including headlines, supporting copy, and calls to action.</w:delText>
        </w:r>
      </w:del>
    </w:p>
    <w:p w14:paraId="1294E908" w14:textId="0F176732" w:rsidR="00D52642" w:rsidRPr="00D52642" w:rsidRDefault="00D52642" w:rsidP="00D52642">
      <w:del w:id="139" w:author="Kylie Stewart" w:date="2026-06-30T11:56:00Z" w16du:dateUtc="2026-06-30T01:56:00Z">
        <w:r w:rsidRPr="00D52642" w:rsidDel="00C71EF4">
          <w:delText xml:space="preserve">It is designed to ensure that visitors immediately understand </w:delText>
        </w:r>
      </w:del>
      <w:del w:id="140" w:author="Kylie Stewart" w:date="2026-06-30T11:34:00Z" w16du:dateUtc="2026-06-30T01:34:00Z">
        <w:r w:rsidRPr="00D52642" w:rsidDel="00357A07">
          <w:delText xml:space="preserve">what </w:delText>
        </w:r>
      </w:del>
      <w:del w:id="141" w:author="Kylie Stewart" w:date="2026-06-30T11:56:00Z" w16du:dateUtc="2026-06-30T01:56:00Z">
        <w:r w:rsidRPr="00D52642" w:rsidDel="00C71EF4">
          <w:delText>the business does, the value it provides, and the actions they should take, in a clear and simple way.</w:delText>
        </w:r>
      </w:del>
    </w:p>
    <w:tbl>
      <w:tblPr>
        <w:tblStyle w:val="TableGrid"/>
        <w:tblW w:w="10485" w:type="dxa"/>
        <w:tblLook w:val="04A0" w:firstRow="1" w:lastRow="0" w:firstColumn="1" w:lastColumn="0" w:noHBand="0" w:noVBand="1"/>
      </w:tblPr>
      <w:tblGrid>
        <w:gridCol w:w="10485"/>
      </w:tblGrid>
      <w:tr w:rsidR="00C036FE" w:rsidRPr="00341F25" w14:paraId="111392D0" w14:textId="77777777" w:rsidTr="009C6931">
        <w:tc>
          <w:tcPr>
            <w:tcW w:w="10485" w:type="dxa"/>
            <w:shd w:val="clear" w:color="auto" w:fill="150A32"/>
          </w:tcPr>
          <w:p w14:paraId="176176B4" w14:textId="06730261" w:rsidR="00C036FE" w:rsidRPr="00341F25" w:rsidRDefault="00C036FE" w:rsidP="009C6931">
            <w:pPr>
              <w:spacing w:before="120" w:after="120"/>
              <w:rPr>
                <w:b/>
                <w:bCs/>
                <w:color w:val="FFFFFF" w:themeColor="background1"/>
              </w:rPr>
            </w:pPr>
            <w:r>
              <w:rPr>
                <w:b/>
                <w:bCs/>
                <w:color w:val="FFFFFF" w:themeColor="background1"/>
              </w:rPr>
              <w:t>HERO HEADLINE</w:t>
            </w:r>
          </w:p>
        </w:tc>
      </w:tr>
      <w:tr w:rsidR="00C036FE" w14:paraId="467C5397" w14:textId="77777777" w:rsidTr="009C6931">
        <w:tc>
          <w:tcPr>
            <w:tcW w:w="10485" w:type="dxa"/>
          </w:tcPr>
          <w:p w14:paraId="36F3EA9D" w14:textId="77777777" w:rsidR="00C036FE" w:rsidRDefault="00C036FE" w:rsidP="009C6931">
            <w:pPr>
              <w:spacing w:before="120" w:after="120"/>
            </w:pPr>
            <w:r>
              <w:t>Make Work Simple</w:t>
            </w:r>
          </w:p>
        </w:tc>
      </w:tr>
      <w:tr w:rsidR="00C036FE" w:rsidRPr="00341F25" w14:paraId="5295CCC0" w14:textId="77777777" w:rsidTr="009C6931">
        <w:tc>
          <w:tcPr>
            <w:tcW w:w="10485" w:type="dxa"/>
            <w:shd w:val="clear" w:color="auto" w:fill="150A32"/>
          </w:tcPr>
          <w:p w14:paraId="5FB23485" w14:textId="118C7A78" w:rsidR="00C036FE" w:rsidRPr="00341F25" w:rsidRDefault="00C036FE" w:rsidP="009C6931">
            <w:pPr>
              <w:spacing w:before="120" w:after="120"/>
              <w:rPr>
                <w:b/>
                <w:bCs/>
                <w:color w:val="FFFFFF" w:themeColor="background1"/>
              </w:rPr>
            </w:pPr>
            <w:r>
              <w:rPr>
                <w:b/>
                <w:bCs/>
                <w:color w:val="FFFFFF" w:themeColor="background1"/>
              </w:rPr>
              <w:t>SUBHEADING</w:t>
            </w:r>
          </w:p>
        </w:tc>
      </w:tr>
      <w:tr w:rsidR="00C036FE" w14:paraId="48F02EB8" w14:textId="77777777" w:rsidTr="009C6931">
        <w:tc>
          <w:tcPr>
            <w:tcW w:w="10485" w:type="dxa"/>
          </w:tcPr>
          <w:p w14:paraId="18F7C83F" w14:textId="77777777" w:rsidR="00357A07" w:rsidRDefault="00C036FE" w:rsidP="00C036FE">
            <w:pPr>
              <w:spacing w:after="160" w:line="278" w:lineRule="auto"/>
              <w:rPr>
                <w:ins w:id="142" w:author="Kylie Stewart" w:date="2026-06-30T11:30:00Z" w16du:dateUtc="2026-06-30T01:30:00Z"/>
              </w:rPr>
            </w:pPr>
            <w:r w:rsidRPr="002C1614">
              <w:t xml:space="preserve">We help businesses </w:t>
            </w:r>
            <w:ins w:id="143" w:author="Kylie Stewart" w:date="2026-06-30T11:30:00Z">
              <w:r w:rsidR="00357A07" w:rsidRPr="00357A07">
                <w:t>unlock hidden capacity by removing operational friction and improving how work flows through everyday operations.</w:t>
              </w:r>
            </w:ins>
          </w:p>
          <w:p w14:paraId="57DCB3F2" w14:textId="01404084" w:rsidR="00C036FE" w:rsidRDefault="00C036FE" w:rsidP="00C036FE">
            <w:pPr>
              <w:spacing w:after="160" w:line="278" w:lineRule="auto"/>
            </w:pPr>
            <w:del w:id="144" w:author="Kylie Stewart" w:date="2026-06-30T11:30:00Z" w16du:dateUtc="2026-06-30T01:30:00Z">
              <w:r w:rsidRPr="002C1614" w:rsidDel="00357A07">
                <w:delText>reduce costs and improve productivity by automating everyday operations and simplifying how work gets done.</w:delText>
              </w:r>
            </w:del>
          </w:p>
        </w:tc>
      </w:tr>
      <w:tr w:rsidR="00C036FE" w:rsidRPr="00341F25" w14:paraId="74F2D9C1" w14:textId="77777777" w:rsidTr="009C6931">
        <w:tc>
          <w:tcPr>
            <w:tcW w:w="10485" w:type="dxa"/>
            <w:shd w:val="clear" w:color="auto" w:fill="150A32"/>
          </w:tcPr>
          <w:p w14:paraId="7D74627A" w14:textId="7AE01C06" w:rsidR="00C036FE" w:rsidRPr="00341F25" w:rsidRDefault="00C036FE" w:rsidP="009C6931">
            <w:pPr>
              <w:spacing w:before="120" w:after="120"/>
              <w:rPr>
                <w:b/>
                <w:bCs/>
                <w:color w:val="FFFFFF" w:themeColor="background1"/>
              </w:rPr>
            </w:pPr>
            <w:r>
              <w:rPr>
                <w:b/>
                <w:bCs/>
                <w:color w:val="FFFFFF" w:themeColor="background1"/>
              </w:rPr>
              <w:t>CALL TO ACTION</w:t>
            </w:r>
          </w:p>
        </w:tc>
      </w:tr>
      <w:tr w:rsidR="00C036FE" w14:paraId="3396B0B2" w14:textId="77777777" w:rsidTr="009C6931">
        <w:tc>
          <w:tcPr>
            <w:tcW w:w="10485" w:type="dxa"/>
          </w:tcPr>
          <w:p w14:paraId="66BEC373" w14:textId="77777777" w:rsidR="00357A07" w:rsidRDefault="00357A07" w:rsidP="009C6931">
            <w:pPr>
              <w:spacing w:before="120" w:after="120"/>
              <w:rPr>
                <w:ins w:id="145" w:author="Kylie Stewart" w:date="2026-06-30T11:30:00Z" w16du:dateUtc="2026-06-30T01:30:00Z"/>
              </w:rPr>
            </w:pPr>
            <w:ins w:id="146" w:author="Kylie Stewart" w:date="2026-06-30T11:30:00Z">
              <w:r w:rsidRPr="00357A07">
                <w:t>Unlock hidden capacity</w:t>
              </w:r>
            </w:ins>
          </w:p>
          <w:p w14:paraId="2398AFA2" w14:textId="68141D8E" w:rsidR="00C036FE" w:rsidRDefault="00CB1B5B" w:rsidP="009C6931">
            <w:pPr>
              <w:spacing w:before="120" w:after="120"/>
            </w:pPr>
            <w:del w:id="147" w:author="Kylie Stewart" w:date="2026-06-30T11:30:00Z" w16du:dateUtc="2026-06-30T01:30:00Z">
              <w:r w:rsidDel="00357A07">
                <w:delText>Make work simple – start free</w:delText>
              </w:r>
            </w:del>
          </w:p>
        </w:tc>
      </w:tr>
    </w:tbl>
    <w:p w14:paraId="5E6FB620" w14:textId="77777777" w:rsidR="002C1614" w:rsidRDefault="002C1614" w:rsidP="00D52642">
      <w:pPr>
        <w:pStyle w:val="Heading1"/>
      </w:pPr>
      <w:bookmarkStart w:id="148" w:name="_Toc233113449"/>
      <w:r w:rsidRPr="002C1614">
        <w:lastRenderedPageBreak/>
        <w:t>Taglines</w:t>
      </w:r>
      <w:bookmarkEnd w:id="148"/>
    </w:p>
    <w:p w14:paraId="1BC09060" w14:textId="14E8F98C" w:rsidR="00D52642" w:rsidRPr="00D52642" w:rsidRDefault="00D52642" w:rsidP="00D52642">
      <w:r w:rsidRPr="00D52642">
        <w:t xml:space="preserve">Taglines define the short-form expressions of </w:t>
      </w:r>
      <w:del w:id="149" w:author="Kylie Stewart" w:date="2026-06-30T11:56:00Z" w16du:dateUtc="2026-06-30T01:56:00Z">
        <w:r w:rsidRPr="00D52642" w:rsidDel="00C71EF4">
          <w:delText xml:space="preserve">the </w:delText>
        </w:r>
      </w:del>
      <w:ins w:id="150" w:author="Kylie Stewart" w:date="2026-06-30T11:56:00Z" w16du:dateUtc="2026-06-30T01:56:00Z">
        <w:r w:rsidR="00C71EF4">
          <w:t>STS</w:t>
        </w:r>
      </w:ins>
      <w:del w:id="151" w:author="Kylie Stewart" w:date="2026-06-30T11:56:00Z" w16du:dateUtc="2026-06-30T01:56:00Z">
        <w:r w:rsidRPr="00D52642" w:rsidDel="00C71EF4">
          <w:delText>brand</w:delText>
        </w:r>
      </w:del>
      <w:r w:rsidRPr="00D52642">
        <w:t xml:space="preserve"> used for recognition</w:t>
      </w:r>
      <w:ins w:id="152" w:author="Kylie Stewart" w:date="2026-06-30T11:56:00Z" w16du:dateUtc="2026-06-30T01:56:00Z">
        <w:r w:rsidR="00C71EF4">
          <w:t xml:space="preserve"> and </w:t>
        </w:r>
      </w:ins>
      <w:del w:id="153" w:author="Kylie Stewart" w:date="2026-06-30T11:56:00Z" w16du:dateUtc="2026-06-30T01:56:00Z">
        <w:r w:rsidRPr="00D52642" w:rsidDel="00C71EF4">
          <w:delText xml:space="preserve">, </w:delText>
        </w:r>
      </w:del>
      <w:r w:rsidRPr="00D52642">
        <w:t>recall</w:t>
      </w:r>
      <w:ins w:id="154" w:author="Kylie Stewart" w:date="2026-06-30T11:56:00Z" w16du:dateUtc="2026-06-30T01:56:00Z">
        <w:r w:rsidR="00C71EF4">
          <w:t xml:space="preserve">. They </w:t>
        </w:r>
      </w:ins>
      <w:del w:id="155" w:author="Kylie Stewart" w:date="2026-06-30T11:57:00Z" w16du:dateUtc="2026-06-30T01:57:00Z">
        <w:r w:rsidRPr="00D52642" w:rsidDel="00C71EF4">
          <w:delText xml:space="preserve">, and </w:delText>
        </w:r>
      </w:del>
      <w:r w:rsidRPr="00D52642">
        <w:t>reinforce</w:t>
      </w:r>
      <w:ins w:id="156" w:author="Kylie Stewart" w:date="2026-06-30T11:57:00Z" w16du:dateUtc="2026-06-30T01:57:00Z">
        <w:r w:rsidR="00C71EF4">
          <w:t xml:space="preserve"> </w:t>
        </w:r>
      </w:ins>
      <w:del w:id="157" w:author="Kylie Stewart" w:date="2026-06-30T11:57:00Z" w16du:dateUtc="2026-06-30T01:57:00Z">
        <w:r w:rsidRPr="00D52642" w:rsidDel="00C71EF4">
          <w:delText xml:space="preserve">ment of key messaging. They </w:delText>
        </w:r>
      </w:del>
      <w:del w:id="158" w:author="Kylie Stewart" w:date="2026-06-30T11:35:00Z" w16du:dateUtc="2026-06-30T01:35:00Z">
        <w:r w:rsidRPr="00D52642" w:rsidDel="003425C9">
          <w:delText>are designed to</w:delText>
        </w:r>
      </w:del>
      <w:del w:id="159" w:author="Kylie Stewart" w:date="2026-06-30T11:57:00Z" w16du:dateUtc="2026-06-30T01:57:00Z">
        <w:r w:rsidRPr="00D52642" w:rsidDel="00C71EF4">
          <w:delText xml:space="preserve"> capture the essence of </w:delText>
        </w:r>
      </w:del>
      <w:del w:id="160" w:author="Kylie Stewart" w:date="2026-06-30T11:35:00Z" w16du:dateUtc="2026-06-30T01:35:00Z">
        <w:r w:rsidRPr="00D52642" w:rsidDel="003425C9">
          <w:delText>the brand</w:delText>
        </w:r>
      </w:del>
      <w:del w:id="161" w:author="Kylie Stewart" w:date="2026-06-30T11:57:00Z" w16du:dateUtc="2026-06-30T01:57:00Z">
        <w:r w:rsidRPr="00D52642" w:rsidDel="00C71EF4">
          <w:delText xml:space="preserve"> in simple, memorable language</w:delText>
        </w:r>
      </w:del>
      <w:ins w:id="162" w:author="Kylie Stewart" w:date="2026-06-30T11:35:00Z" w16du:dateUtc="2026-06-30T01:35:00Z">
        <w:r w:rsidR="003425C9">
          <w:t>both the emotional out</w:t>
        </w:r>
      </w:ins>
      <w:ins w:id="163" w:author="Kylie Stewart" w:date="2026-06-30T11:36:00Z" w16du:dateUtc="2026-06-30T01:36:00Z">
        <w:r w:rsidR="003425C9">
          <w:t xml:space="preserve">come (Make Work Simple) and strategic </w:t>
        </w:r>
      </w:ins>
      <w:ins w:id="164" w:author="Kylie Stewart" w:date="2026-06-30T11:57:00Z" w16du:dateUtc="2026-06-30T01:57:00Z">
        <w:r w:rsidR="00C71EF4">
          <w:t>positioning (</w:t>
        </w:r>
      </w:ins>
      <w:ins w:id="165" w:author="Kylie Stewart" w:date="2026-06-30T11:36:00Z" w16du:dateUtc="2026-06-30T01:36:00Z">
        <w:r w:rsidR="003425C9">
          <w:t>unlocking hidden capacity</w:t>
        </w:r>
      </w:ins>
      <w:ins w:id="166" w:author="Kylie Stewart" w:date="2026-06-30T11:57:00Z" w16du:dateUtc="2026-06-30T01:57:00Z">
        <w:r w:rsidR="00C71EF4">
          <w:t>).</w:t>
        </w:r>
      </w:ins>
      <w:del w:id="167" w:author="Kylie Stewart" w:date="2026-06-30T11:57:00Z" w16du:dateUtc="2026-06-30T01:57:00Z">
        <w:r w:rsidRPr="00D52642" w:rsidDel="00C71EF4">
          <w:delText>.</w:delText>
        </w:r>
      </w:del>
    </w:p>
    <w:p w14:paraId="456F8273" w14:textId="27704075" w:rsidR="00D52642" w:rsidRPr="00D52642" w:rsidRDefault="00D52642" w:rsidP="00D52642">
      <w:del w:id="168" w:author="Kylie Stewart" w:date="2026-06-30T11:57:00Z" w16du:dateUtc="2026-06-30T01:57:00Z">
        <w:r w:rsidRPr="00D52642" w:rsidDel="00C71EF4">
          <w:delText xml:space="preserve">They ensure that </w:delText>
        </w:r>
      </w:del>
      <w:del w:id="169" w:author="Kylie Stewart" w:date="2026-06-30T11:36:00Z" w16du:dateUtc="2026-06-30T01:36:00Z">
        <w:r w:rsidRPr="00D52642" w:rsidDel="003425C9">
          <w:delText>the brand</w:delText>
        </w:r>
      </w:del>
      <w:del w:id="170" w:author="Kylie Stewart" w:date="2026-06-30T11:57:00Z" w16du:dateUtc="2026-06-30T01:57:00Z">
        <w:r w:rsidRPr="00D52642" w:rsidDel="00C71EF4">
          <w:delText xml:space="preserve"> can be consistently represented in short-form contexts such as marketing materials, social content, and visual assets, without losing clarity or meaning.</w:delText>
        </w:r>
      </w:del>
    </w:p>
    <w:tbl>
      <w:tblPr>
        <w:tblStyle w:val="TableGrid"/>
        <w:tblW w:w="10485" w:type="dxa"/>
        <w:tblLook w:val="04A0" w:firstRow="1" w:lastRow="0" w:firstColumn="1" w:lastColumn="0" w:noHBand="0" w:noVBand="1"/>
      </w:tblPr>
      <w:tblGrid>
        <w:gridCol w:w="2614"/>
        <w:gridCol w:w="881"/>
        <w:gridCol w:w="1733"/>
        <w:gridCol w:w="1762"/>
        <w:gridCol w:w="852"/>
        <w:gridCol w:w="2614"/>
        <w:gridCol w:w="29"/>
      </w:tblGrid>
      <w:tr w:rsidR="00357A07" w:rsidRPr="00341F25" w14:paraId="502463B3" w14:textId="77777777" w:rsidTr="00D11EC5">
        <w:trPr>
          <w:ins w:id="171" w:author="Kylie Stewart" w:date="2026-06-30T11:31:00Z"/>
        </w:trPr>
        <w:tc>
          <w:tcPr>
            <w:tcW w:w="10485" w:type="dxa"/>
            <w:gridSpan w:val="7"/>
            <w:shd w:val="clear" w:color="auto" w:fill="150A32"/>
          </w:tcPr>
          <w:p w14:paraId="2DD143D7" w14:textId="5CD7A035" w:rsidR="00357A07" w:rsidRPr="00341F25" w:rsidRDefault="00357A07" w:rsidP="00D11EC5">
            <w:pPr>
              <w:spacing w:before="120" w:after="120"/>
              <w:rPr>
                <w:ins w:id="172" w:author="Kylie Stewart" w:date="2026-06-30T11:31:00Z" w16du:dateUtc="2026-06-30T01:31:00Z"/>
                <w:b/>
                <w:bCs/>
                <w:color w:val="FFFFFF" w:themeColor="background1"/>
              </w:rPr>
            </w:pPr>
            <w:ins w:id="173" w:author="Kylie Stewart" w:date="2026-06-30T11:31:00Z" w16du:dateUtc="2026-06-30T01:31:00Z">
              <w:r>
                <w:rPr>
                  <w:b/>
                  <w:bCs/>
                  <w:color w:val="FFFFFF" w:themeColor="background1"/>
                </w:rPr>
                <w:t>STRATEGIC ANCHOR</w:t>
              </w:r>
            </w:ins>
          </w:p>
        </w:tc>
      </w:tr>
      <w:tr w:rsidR="00357A07" w14:paraId="0332A88A" w14:textId="77777777" w:rsidTr="00D11EC5">
        <w:trPr>
          <w:ins w:id="174" w:author="Kylie Stewart" w:date="2026-06-30T11:31:00Z"/>
        </w:trPr>
        <w:tc>
          <w:tcPr>
            <w:tcW w:w="10485" w:type="dxa"/>
            <w:gridSpan w:val="7"/>
          </w:tcPr>
          <w:p w14:paraId="1F11A6A4" w14:textId="39130A29" w:rsidR="00357A07" w:rsidRDefault="00357A07" w:rsidP="00D11EC5">
            <w:pPr>
              <w:spacing w:before="120" w:after="120"/>
              <w:rPr>
                <w:ins w:id="175" w:author="Kylie Stewart" w:date="2026-06-30T11:31:00Z" w16du:dateUtc="2026-06-30T01:31:00Z"/>
              </w:rPr>
            </w:pPr>
            <w:ins w:id="176" w:author="Kylie Stewart" w:date="2026-06-30T11:31:00Z">
              <w:r w:rsidRPr="00357A07">
                <w:t>Every business has hidden capacity. STS unlocks it.</w:t>
              </w:r>
            </w:ins>
          </w:p>
        </w:tc>
      </w:tr>
      <w:tr w:rsidR="00C036FE" w:rsidRPr="00341F25" w14:paraId="46889034" w14:textId="77777777" w:rsidTr="00C036FE">
        <w:tc>
          <w:tcPr>
            <w:tcW w:w="10485" w:type="dxa"/>
            <w:gridSpan w:val="7"/>
            <w:shd w:val="clear" w:color="auto" w:fill="150A32"/>
          </w:tcPr>
          <w:p w14:paraId="52DEC06A" w14:textId="201FBFEF" w:rsidR="00C036FE" w:rsidRPr="00341F25" w:rsidRDefault="00C036FE" w:rsidP="009C6931">
            <w:pPr>
              <w:spacing w:before="120" w:after="120"/>
              <w:rPr>
                <w:b/>
                <w:bCs/>
                <w:color w:val="FFFFFF" w:themeColor="background1"/>
              </w:rPr>
            </w:pPr>
            <w:r>
              <w:rPr>
                <w:b/>
                <w:bCs/>
                <w:color w:val="FFFFFF" w:themeColor="background1"/>
              </w:rPr>
              <w:t>PRIMARY</w:t>
            </w:r>
            <w:ins w:id="177" w:author="Kylie Stewart" w:date="2026-06-30T11:31:00Z" w16du:dateUtc="2026-06-30T01:31:00Z">
              <w:r w:rsidR="00357A07">
                <w:rPr>
                  <w:b/>
                  <w:bCs/>
                  <w:color w:val="FFFFFF" w:themeColor="background1"/>
                </w:rPr>
                <w:t xml:space="preserve"> EXPRESSION</w:t>
              </w:r>
            </w:ins>
          </w:p>
        </w:tc>
      </w:tr>
      <w:tr w:rsidR="00C036FE" w14:paraId="0BE8A0C8" w14:textId="77777777" w:rsidTr="00C036FE">
        <w:tc>
          <w:tcPr>
            <w:tcW w:w="10485" w:type="dxa"/>
            <w:gridSpan w:val="7"/>
          </w:tcPr>
          <w:p w14:paraId="6B573712" w14:textId="050A24CC" w:rsidR="00C036FE" w:rsidRDefault="00C036FE" w:rsidP="009C6931">
            <w:pPr>
              <w:spacing w:before="120" w:after="120"/>
            </w:pPr>
            <w:r>
              <w:t>Make Work Simple</w:t>
            </w:r>
          </w:p>
        </w:tc>
      </w:tr>
      <w:tr w:rsidR="002C1614" w:rsidRPr="00341F25" w14:paraId="7F145E02" w14:textId="77777777" w:rsidTr="00C036FE">
        <w:tc>
          <w:tcPr>
            <w:tcW w:w="10485" w:type="dxa"/>
            <w:gridSpan w:val="7"/>
            <w:shd w:val="clear" w:color="auto" w:fill="150A32"/>
          </w:tcPr>
          <w:p w14:paraId="6626F1BA" w14:textId="5E4ED363" w:rsidR="002C1614" w:rsidRPr="00341F25" w:rsidRDefault="00753602" w:rsidP="009C6931">
            <w:pPr>
              <w:spacing w:before="120" w:after="120"/>
              <w:rPr>
                <w:b/>
                <w:bCs/>
                <w:color w:val="FFFFFF" w:themeColor="background1"/>
              </w:rPr>
            </w:pPr>
            <w:r>
              <w:rPr>
                <w:b/>
                <w:bCs/>
                <w:color w:val="FFFFFF" w:themeColor="background1"/>
              </w:rPr>
              <w:t>SUPPORTING</w:t>
            </w:r>
            <w:r w:rsidR="002C1614">
              <w:rPr>
                <w:b/>
                <w:bCs/>
                <w:color w:val="FFFFFF" w:themeColor="background1"/>
              </w:rPr>
              <w:t xml:space="preserve"> THEMES</w:t>
            </w:r>
          </w:p>
        </w:tc>
      </w:tr>
      <w:tr w:rsidR="002C1614" w14:paraId="0454E3F2" w14:textId="77777777" w:rsidTr="00C036FE">
        <w:tc>
          <w:tcPr>
            <w:tcW w:w="3495" w:type="dxa"/>
            <w:gridSpan w:val="2"/>
          </w:tcPr>
          <w:p w14:paraId="4B677314" w14:textId="657DF73F" w:rsidR="002C1614" w:rsidRDefault="002C1614" w:rsidP="002B79A2">
            <w:pPr>
              <w:spacing w:before="120" w:after="120"/>
            </w:pPr>
            <w:r w:rsidRPr="002C1614">
              <w:t xml:space="preserve">Workflow simplification </w:t>
            </w:r>
          </w:p>
        </w:tc>
        <w:tc>
          <w:tcPr>
            <w:tcW w:w="3495" w:type="dxa"/>
            <w:gridSpan w:val="2"/>
          </w:tcPr>
          <w:p w14:paraId="5AB6A5F3" w14:textId="569CAA04" w:rsidR="002C1614" w:rsidRDefault="002C1614" w:rsidP="009C6931">
            <w:pPr>
              <w:spacing w:before="120" w:after="120"/>
            </w:pPr>
            <w:r>
              <w:t>Cost reducing through automation</w:t>
            </w:r>
          </w:p>
        </w:tc>
        <w:tc>
          <w:tcPr>
            <w:tcW w:w="3495" w:type="dxa"/>
            <w:gridSpan w:val="3"/>
          </w:tcPr>
          <w:p w14:paraId="2C093365" w14:textId="50577914" w:rsidR="002C1614" w:rsidRDefault="002C1614" w:rsidP="009C6931">
            <w:pPr>
              <w:spacing w:before="120" w:after="120"/>
            </w:pPr>
            <w:r>
              <w:t>Operational improvement</w:t>
            </w:r>
          </w:p>
        </w:tc>
      </w:tr>
      <w:tr w:rsidR="002C1614" w14:paraId="79EEF05F" w14:textId="77777777" w:rsidTr="00C036FE">
        <w:tc>
          <w:tcPr>
            <w:tcW w:w="3495" w:type="dxa"/>
            <w:gridSpan w:val="2"/>
          </w:tcPr>
          <w:p w14:paraId="47B980AC" w14:textId="6A602A8A" w:rsidR="002C1614" w:rsidRDefault="002C1614" w:rsidP="009C6931">
            <w:pPr>
              <w:spacing w:before="120" w:after="120"/>
            </w:pPr>
            <w:r>
              <w:t>Productivity gains</w:t>
            </w:r>
          </w:p>
        </w:tc>
        <w:tc>
          <w:tcPr>
            <w:tcW w:w="3495" w:type="dxa"/>
            <w:gridSpan w:val="2"/>
          </w:tcPr>
          <w:p w14:paraId="328A2472" w14:textId="3CAB5703" w:rsidR="002C1614" w:rsidRDefault="002C1614" w:rsidP="009C6931">
            <w:pPr>
              <w:spacing w:before="120" w:after="120"/>
            </w:pPr>
            <w:r>
              <w:t>Before Vs after process improvements</w:t>
            </w:r>
          </w:p>
        </w:tc>
        <w:tc>
          <w:tcPr>
            <w:tcW w:w="3495" w:type="dxa"/>
            <w:gridSpan w:val="3"/>
          </w:tcPr>
          <w:p w14:paraId="78A4FAB5" w14:textId="44F6F259" w:rsidR="002C1614" w:rsidRDefault="002C1614" w:rsidP="009C6931">
            <w:pPr>
              <w:spacing w:before="120" w:after="120"/>
            </w:pPr>
            <w:r>
              <w:t>Business efficiency wins</w:t>
            </w:r>
          </w:p>
        </w:tc>
      </w:tr>
      <w:tr w:rsidR="002C1614" w14:paraId="51ECA713" w14:textId="77777777" w:rsidTr="00C036FE">
        <w:tc>
          <w:tcPr>
            <w:tcW w:w="3495" w:type="dxa"/>
            <w:gridSpan w:val="2"/>
          </w:tcPr>
          <w:p w14:paraId="5E885CD4" w14:textId="77777777" w:rsidR="002C1614" w:rsidRDefault="002C1614" w:rsidP="009C6931">
            <w:pPr>
              <w:spacing w:before="120" w:after="120"/>
            </w:pPr>
            <w:r>
              <w:t>Practical</w:t>
            </w:r>
          </w:p>
        </w:tc>
        <w:tc>
          <w:tcPr>
            <w:tcW w:w="3495" w:type="dxa"/>
            <w:gridSpan w:val="2"/>
          </w:tcPr>
          <w:p w14:paraId="305E15A5" w14:textId="77777777" w:rsidR="002C1614" w:rsidRDefault="002C1614" w:rsidP="009C6931">
            <w:pPr>
              <w:spacing w:before="120" w:after="120"/>
            </w:pPr>
            <w:r>
              <w:t>High clarity</w:t>
            </w:r>
          </w:p>
        </w:tc>
        <w:tc>
          <w:tcPr>
            <w:tcW w:w="3495" w:type="dxa"/>
            <w:gridSpan w:val="3"/>
          </w:tcPr>
          <w:p w14:paraId="2471329C" w14:textId="77777777" w:rsidR="002C1614" w:rsidRDefault="002C1614" w:rsidP="009C6931">
            <w:pPr>
              <w:spacing w:before="120" w:after="120"/>
            </w:pPr>
            <w:r>
              <w:t>Productive</w:t>
            </w:r>
          </w:p>
        </w:tc>
      </w:tr>
      <w:tr w:rsidR="002C1614" w:rsidRPr="00341F25" w14:paraId="11C085E3" w14:textId="77777777" w:rsidTr="00C036FE">
        <w:trPr>
          <w:gridAfter w:val="1"/>
          <w:wAfter w:w="29" w:type="dxa"/>
        </w:trPr>
        <w:tc>
          <w:tcPr>
            <w:tcW w:w="10456" w:type="dxa"/>
            <w:gridSpan w:val="6"/>
            <w:shd w:val="clear" w:color="auto" w:fill="150A32"/>
          </w:tcPr>
          <w:p w14:paraId="59F7C800" w14:textId="61274812" w:rsidR="002C1614" w:rsidRPr="00341F25" w:rsidRDefault="002C1614" w:rsidP="002D638B">
            <w:pPr>
              <w:spacing w:before="120" w:after="120"/>
              <w:rPr>
                <w:b/>
                <w:bCs/>
                <w:color w:val="FFFFFF" w:themeColor="background1"/>
              </w:rPr>
            </w:pPr>
            <w:r>
              <w:rPr>
                <w:b/>
                <w:bCs/>
                <w:color w:val="FFFFFF" w:themeColor="background1"/>
              </w:rPr>
              <w:t>CANVA KEYWORDS</w:t>
            </w:r>
          </w:p>
        </w:tc>
      </w:tr>
      <w:tr w:rsidR="002C1614" w14:paraId="48A229FF" w14:textId="77777777" w:rsidTr="00C036FE">
        <w:trPr>
          <w:gridAfter w:val="1"/>
          <w:wAfter w:w="29" w:type="dxa"/>
        </w:trPr>
        <w:tc>
          <w:tcPr>
            <w:tcW w:w="2614" w:type="dxa"/>
          </w:tcPr>
          <w:p w14:paraId="21DD1FCC" w14:textId="31355C3A" w:rsidR="002C1614" w:rsidRDefault="002C1614" w:rsidP="002C1614">
            <w:pPr>
              <w:spacing w:before="120" w:after="120"/>
            </w:pPr>
            <w:r>
              <w:t xml:space="preserve">Modern </w:t>
            </w:r>
          </w:p>
        </w:tc>
        <w:tc>
          <w:tcPr>
            <w:tcW w:w="2614" w:type="dxa"/>
            <w:gridSpan w:val="2"/>
          </w:tcPr>
          <w:p w14:paraId="3B198FC7" w14:textId="19FE9557" w:rsidR="002C1614" w:rsidRDefault="002C1614" w:rsidP="002C1614">
            <w:pPr>
              <w:spacing w:before="120" w:after="120"/>
            </w:pPr>
            <w:r>
              <w:t>Minimal</w:t>
            </w:r>
          </w:p>
        </w:tc>
        <w:tc>
          <w:tcPr>
            <w:tcW w:w="2614" w:type="dxa"/>
            <w:gridSpan w:val="2"/>
          </w:tcPr>
          <w:p w14:paraId="5EADA7BF" w14:textId="6D92DFFC" w:rsidR="002C1614" w:rsidRDefault="002C1614" w:rsidP="002C1614">
            <w:pPr>
              <w:spacing w:before="120" w:after="120"/>
            </w:pPr>
            <w:r>
              <w:t>Clean</w:t>
            </w:r>
          </w:p>
        </w:tc>
        <w:tc>
          <w:tcPr>
            <w:tcW w:w="2614" w:type="dxa"/>
          </w:tcPr>
          <w:p w14:paraId="47093E27" w14:textId="705FB1A6" w:rsidR="002C1614" w:rsidRDefault="002C1614" w:rsidP="002C1614">
            <w:pPr>
              <w:spacing w:before="120" w:after="120"/>
            </w:pPr>
            <w:r>
              <w:t>Professional</w:t>
            </w:r>
          </w:p>
        </w:tc>
      </w:tr>
      <w:tr w:rsidR="002C1614" w14:paraId="6D546759" w14:textId="77777777" w:rsidTr="00C036FE">
        <w:trPr>
          <w:gridAfter w:val="1"/>
          <w:wAfter w:w="29" w:type="dxa"/>
        </w:trPr>
        <w:tc>
          <w:tcPr>
            <w:tcW w:w="2614" w:type="dxa"/>
          </w:tcPr>
          <w:p w14:paraId="1031EE96" w14:textId="11DD4D49" w:rsidR="002C1614" w:rsidRDefault="002C1614" w:rsidP="002C1614">
            <w:pPr>
              <w:spacing w:before="120" w:after="120"/>
            </w:pPr>
            <w:r>
              <w:t>Efficient</w:t>
            </w:r>
          </w:p>
        </w:tc>
        <w:tc>
          <w:tcPr>
            <w:tcW w:w="2614" w:type="dxa"/>
            <w:gridSpan w:val="2"/>
          </w:tcPr>
          <w:p w14:paraId="669AA6E3" w14:textId="6C9AAC13" w:rsidR="002C1614" w:rsidRDefault="002C1614" w:rsidP="002C1614">
            <w:pPr>
              <w:spacing w:before="120" w:after="120"/>
            </w:pPr>
            <w:r>
              <w:t>Smart</w:t>
            </w:r>
          </w:p>
        </w:tc>
        <w:tc>
          <w:tcPr>
            <w:tcW w:w="2614" w:type="dxa"/>
            <w:gridSpan w:val="2"/>
          </w:tcPr>
          <w:p w14:paraId="56014DB9" w14:textId="245A1E25" w:rsidR="002C1614" w:rsidRDefault="002C1614" w:rsidP="002C1614">
            <w:pPr>
              <w:spacing w:before="120" w:after="120"/>
            </w:pPr>
            <w:r>
              <w:t>Business-focused</w:t>
            </w:r>
          </w:p>
        </w:tc>
        <w:tc>
          <w:tcPr>
            <w:tcW w:w="2614" w:type="dxa"/>
          </w:tcPr>
          <w:p w14:paraId="0B0F8455" w14:textId="6EB18904" w:rsidR="002C1614" w:rsidRDefault="002C1614" w:rsidP="002C1614">
            <w:pPr>
              <w:spacing w:before="120" w:after="120"/>
            </w:pPr>
            <w:r>
              <w:t>Streamlined</w:t>
            </w:r>
          </w:p>
        </w:tc>
      </w:tr>
      <w:tr w:rsidR="002C1614" w14:paraId="60010F19" w14:textId="77777777" w:rsidTr="00C036FE">
        <w:trPr>
          <w:gridAfter w:val="1"/>
          <w:wAfter w:w="29" w:type="dxa"/>
        </w:trPr>
        <w:tc>
          <w:tcPr>
            <w:tcW w:w="2614" w:type="dxa"/>
          </w:tcPr>
          <w:p w14:paraId="0D45ADEE" w14:textId="66E42C00" w:rsidR="002C1614" w:rsidRDefault="002C1614" w:rsidP="002C1614">
            <w:pPr>
              <w:spacing w:before="120" w:after="120"/>
            </w:pPr>
            <w:r>
              <w:t>Practical</w:t>
            </w:r>
          </w:p>
        </w:tc>
        <w:tc>
          <w:tcPr>
            <w:tcW w:w="2614" w:type="dxa"/>
            <w:gridSpan w:val="2"/>
          </w:tcPr>
          <w:p w14:paraId="452E373D" w14:textId="6CB0F72C" w:rsidR="002C1614" w:rsidRDefault="002C1614" w:rsidP="002C1614">
            <w:pPr>
              <w:spacing w:before="120" w:after="120"/>
            </w:pPr>
            <w:r>
              <w:t>High clarity</w:t>
            </w:r>
          </w:p>
        </w:tc>
        <w:tc>
          <w:tcPr>
            <w:tcW w:w="2614" w:type="dxa"/>
            <w:gridSpan w:val="2"/>
          </w:tcPr>
          <w:p w14:paraId="1909E658" w14:textId="2B8BA7A9" w:rsidR="002C1614" w:rsidRDefault="002C1614" w:rsidP="002C1614">
            <w:pPr>
              <w:spacing w:before="120" w:after="120"/>
            </w:pPr>
            <w:r>
              <w:t>Productive</w:t>
            </w:r>
          </w:p>
        </w:tc>
        <w:tc>
          <w:tcPr>
            <w:tcW w:w="2614" w:type="dxa"/>
          </w:tcPr>
          <w:p w14:paraId="2BD686E0" w14:textId="3D13EDD7" w:rsidR="002C1614" w:rsidRDefault="002C1614" w:rsidP="002C1614">
            <w:pPr>
              <w:spacing w:before="120" w:after="120"/>
            </w:pPr>
            <w:r>
              <w:t>Simple</w:t>
            </w:r>
          </w:p>
        </w:tc>
      </w:tr>
    </w:tbl>
    <w:p w14:paraId="310F9F10" w14:textId="20607209" w:rsidR="002B79A2" w:rsidRDefault="002B79A2" w:rsidP="00D52642">
      <w:pPr>
        <w:pStyle w:val="Heading1"/>
      </w:pPr>
      <w:bookmarkStart w:id="178" w:name="_Toc233113450"/>
      <w:r>
        <w:lastRenderedPageBreak/>
        <w:t>Logo</w:t>
      </w:r>
      <w:bookmarkEnd w:id="178"/>
      <w:r w:rsidR="006720B5">
        <w:t xml:space="preserve"> </w:t>
      </w:r>
    </w:p>
    <w:p w14:paraId="46F237BF" w14:textId="55D96F48" w:rsidR="00D52642" w:rsidRPr="00D52642" w:rsidRDefault="00D52642" w:rsidP="00D52642">
      <w:r w:rsidRPr="00D52642">
        <w:t xml:space="preserve">The Logo section defines how the </w:t>
      </w:r>
      <w:r>
        <w:t>STS</w:t>
      </w:r>
      <w:r w:rsidRPr="00D52642">
        <w:t xml:space="preserve"> visual identity is applied across different formats and contexts. It includes the primary logo, secondary logo, icon usage, and layout rules.</w:t>
      </w:r>
    </w:p>
    <w:p w14:paraId="555176EC" w14:textId="77777777" w:rsidR="00D52642" w:rsidRPr="00D52642" w:rsidRDefault="00D52642" w:rsidP="00D52642">
      <w:r w:rsidRPr="00D52642">
        <w:t>It is designed to ensure the brand is always represented consistently, clearly, and professionally across all applications, regardless of size, format, or platform.</w:t>
      </w:r>
    </w:p>
    <w:tbl>
      <w:tblPr>
        <w:tblStyle w:val="TableGrid"/>
        <w:tblW w:w="10485" w:type="dxa"/>
        <w:tblLook w:val="04A0" w:firstRow="1" w:lastRow="0" w:firstColumn="1" w:lastColumn="0" w:noHBand="0" w:noVBand="1"/>
      </w:tblPr>
      <w:tblGrid>
        <w:gridCol w:w="5240"/>
        <w:gridCol w:w="5245"/>
      </w:tblGrid>
      <w:tr w:rsidR="00753602" w:rsidRPr="00341F25" w14:paraId="268F16FA" w14:textId="77777777" w:rsidTr="00F15D4F">
        <w:tc>
          <w:tcPr>
            <w:tcW w:w="10485" w:type="dxa"/>
            <w:gridSpan w:val="2"/>
            <w:shd w:val="clear" w:color="auto" w:fill="150A32"/>
          </w:tcPr>
          <w:p w14:paraId="3A2B34A3" w14:textId="1C81EF8E" w:rsidR="00753602" w:rsidRPr="00341F25" w:rsidRDefault="00753602" w:rsidP="00F15D4F">
            <w:pPr>
              <w:spacing w:before="120" w:after="120"/>
              <w:rPr>
                <w:b/>
                <w:bCs/>
                <w:color w:val="FFFFFF" w:themeColor="background1"/>
              </w:rPr>
            </w:pPr>
            <w:r>
              <w:rPr>
                <w:b/>
                <w:bCs/>
                <w:color w:val="FFFFFF" w:themeColor="background1"/>
              </w:rPr>
              <w:t>PRIMARY LOGO</w:t>
            </w:r>
          </w:p>
        </w:tc>
      </w:tr>
      <w:tr w:rsidR="00753602" w14:paraId="42C1D62B" w14:textId="77777777" w:rsidTr="00535494">
        <w:tc>
          <w:tcPr>
            <w:tcW w:w="5240" w:type="dxa"/>
          </w:tcPr>
          <w:p w14:paraId="4A75A5E8" w14:textId="77777777" w:rsidR="00753602" w:rsidRDefault="00753602" w:rsidP="00753602">
            <w:pPr>
              <w:spacing w:before="120" w:after="120"/>
            </w:pPr>
            <w:r>
              <w:t>Used across all major applications:</w:t>
            </w:r>
          </w:p>
          <w:p w14:paraId="77693C4B" w14:textId="77777777" w:rsidR="00753602" w:rsidRDefault="00753602">
            <w:pPr>
              <w:pStyle w:val="ListParagraph"/>
              <w:numPr>
                <w:ilvl w:val="0"/>
                <w:numId w:val="2"/>
              </w:numPr>
              <w:spacing w:before="120" w:after="120"/>
            </w:pPr>
            <w:r>
              <w:t>Website</w:t>
            </w:r>
          </w:p>
          <w:p w14:paraId="1B3B12BE" w14:textId="77777777" w:rsidR="00753602" w:rsidRDefault="00753602">
            <w:pPr>
              <w:pStyle w:val="ListParagraph"/>
              <w:numPr>
                <w:ilvl w:val="0"/>
                <w:numId w:val="2"/>
              </w:numPr>
              <w:spacing w:before="120" w:after="120"/>
            </w:pPr>
            <w:r>
              <w:t>Proposals</w:t>
            </w:r>
          </w:p>
          <w:p w14:paraId="444AC27D" w14:textId="77777777" w:rsidR="00753602" w:rsidRDefault="00753602">
            <w:pPr>
              <w:pStyle w:val="ListParagraph"/>
              <w:numPr>
                <w:ilvl w:val="0"/>
                <w:numId w:val="2"/>
              </w:numPr>
              <w:spacing w:before="120" w:after="120"/>
            </w:pPr>
            <w:r>
              <w:t>Marketing materials</w:t>
            </w:r>
          </w:p>
          <w:p w14:paraId="231663C9" w14:textId="5FF0609B" w:rsidR="00753602" w:rsidRDefault="00753602">
            <w:pPr>
              <w:pStyle w:val="ListParagraph"/>
              <w:numPr>
                <w:ilvl w:val="0"/>
                <w:numId w:val="2"/>
              </w:numPr>
              <w:spacing w:before="120" w:after="120"/>
            </w:pPr>
            <w:r>
              <w:t>Presentations</w:t>
            </w:r>
          </w:p>
        </w:tc>
        <w:tc>
          <w:tcPr>
            <w:tcW w:w="5245" w:type="dxa"/>
          </w:tcPr>
          <w:p w14:paraId="5A712C6A" w14:textId="753C9212" w:rsidR="00753602" w:rsidRDefault="00535494" w:rsidP="00F15D4F">
            <w:pPr>
              <w:spacing w:before="120" w:after="120"/>
            </w:pPr>
            <w:r>
              <w:rPr>
                <w:noProof/>
              </w:rPr>
              <w:drawing>
                <wp:inline distT="0" distB="0" distL="0" distR="0" wp14:anchorId="2FBCAC1C" wp14:editId="61561959">
                  <wp:extent cx="2955340" cy="2955340"/>
                  <wp:effectExtent l="0" t="0" r="0" b="0"/>
                  <wp:docPr id="815600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00782" name="Picture 8156007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4312" cy="2964312"/>
                          </a:xfrm>
                          <a:prstGeom prst="rect">
                            <a:avLst/>
                          </a:prstGeom>
                        </pic:spPr>
                      </pic:pic>
                    </a:graphicData>
                  </a:graphic>
                </wp:inline>
              </w:drawing>
            </w:r>
          </w:p>
        </w:tc>
      </w:tr>
      <w:tr w:rsidR="00753602" w:rsidRPr="00341F25" w14:paraId="3CE0BB41" w14:textId="77777777" w:rsidTr="00F15D4F">
        <w:tc>
          <w:tcPr>
            <w:tcW w:w="10485" w:type="dxa"/>
            <w:gridSpan w:val="2"/>
            <w:shd w:val="clear" w:color="auto" w:fill="150A32"/>
          </w:tcPr>
          <w:p w14:paraId="16E3D14A" w14:textId="0BC5BB45" w:rsidR="00753602" w:rsidRPr="00341F25" w:rsidRDefault="00753602" w:rsidP="00F15D4F">
            <w:pPr>
              <w:spacing w:before="120" w:after="120"/>
              <w:rPr>
                <w:b/>
                <w:bCs/>
                <w:color w:val="FFFFFF" w:themeColor="background1"/>
              </w:rPr>
            </w:pPr>
            <w:r>
              <w:rPr>
                <w:b/>
                <w:bCs/>
                <w:color w:val="FFFFFF" w:themeColor="background1"/>
              </w:rPr>
              <w:t>SECONDARY LOGO</w:t>
            </w:r>
          </w:p>
        </w:tc>
      </w:tr>
      <w:tr w:rsidR="00753602" w14:paraId="2A837DCB" w14:textId="77777777" w:rsidTr="00535494">
        <w:tc>
          <w:tcPr>
            <w:tcW w:w="5240" w:type="dxa"/>
          </w:tcPr>
          <w:p w14:paraId="3BF70E25" w14:textId="77777777" w:rsidR="00753602" w:rsidRPr="00753602" w:rsidRDefault="00753602" w:rsidP="00753602">
            <w:pPr>
              <w:spacing w:before="120" w:after="120"/>
            </w:pPr>
            <w:r w:rsidRPr="00753602">
              <w:t>Used where horizontal space is limited:</w:t>
            </w:r>
          </w:p>
          <w:p w14:paraId="0FE67D9B" w14:textId="77777777" w:rsidR="00753602" w:rsidRPr="00753602" w:rsidRDefault="00753602">
            <w:pPr>
              <w:numPr>
                <w:ilvl w:val="0"/>
                <w:numId w:val="3"/>
              </w:numPr>
              <w:spacing w:before="120" w:after="120"/>
            </w:pPr>
            <w:r w:rsidRPr="00753602">
              <w:t xml:space="preserve">Social media headers </w:t>
            </w:r>
          </w:p>
          <w:p w14:paraId="186D66D2" w14:textId="77777777" w:rsidR="00753602" w:rsidRPr="00753602" w:rsidRDefault="00753602">
            <w:pPr>
              <w:numPr>
                <w:ilvl w:val="0"/>
                <w:numId w:val="3"/>
              </w:numPr>
              <w:spacing w:before="120" w:after="120"/>
            </w:pPr>
            <w:r w:rsidRPr="00753602">
              <w:t xml:space="preserve">Profile images </w:t>
            </w:r>
          </w:p>
          <w:p w14:paraId="2FB45246" w14:textId="5998057D" w:rsidR="00753602" w:rsidRDefault="00753602">
            <w:pPr>
              <w:numPr>
                <w:ilvl w:val="0"/>
                <w:numId w:val="3"/>
              </w:numPr>
              <w:spacing w:before="120" w:after="120"/>
            </w:pPr>
            <w:r w:rsidRPr="00753602">
              <w:t xml:space="preserve">Narrow layouts </w:t>
            </w:r>
          </w:p>
        </w:tc>
        <w:tc>
          <w:tcPr>
            <w:tcW w:w="5245" w:type="dxa"/>
          </w:tcPr>
          <w:p w14:paraId="33C51355" w14:textId="3B172FF7" w:rsidR="00753602" w:rsidRDefault="00535494" w:rsidP="00F15D4F">
            <w:pPr>
              <w:spacing w:before="120" w:after="120"/>
              <w:rPr>
                <w:noProof/>
              </w:rPr>
            </w:pPr>
            <w:r>
              <w:rPr>
                <w:noProof/>
              </w:rPr>
              <w:drawing>
                <wp:inline distT="0" distB="0" distL="0" distR="0" wp14:anchorId="0397DFB7" wp14:editId="56BB0FB3">
                  <wp:extent cx="1762867" cy="1689811"/>
                  <wp:effectExtent l="0" t="0" r="8890" b="5715"/>
                  <wp:docPr id="1859545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45196" name="Picture 18595451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73968" cy="1700452"/>
                          </a:xfrm>
                          <a:prstGeom prst="rect">
                            <a:avLst/>
                          </a:prstGeom>
                        </pic:spPr>
                      </pic:pic>
                    </a:graphicData>
                  </a:graphic>
                </wp:inline>
              </w:drawing>
            </w:r>
          </w:p>
        </w:tc>
      </w:tr>
      <w:tr w:rsidR="00753602" w:rsidRPr="00341F25" w14:paraId="69B27B6D" w14:textId="77777777" w:rsidTr="00F15D4F">
        <w:tc>
          <w:tcPr>
            <w:tcW w:w="10485" w:type="dxa"/>
            <w:gridSpan w:val="2"/>
            <w:shd w:val="clear" w:color="auto" w:fill="150A32"/>
          </w:tcPr>
          <w:p w14:paraId="5EFB4C7F" w14:textId="4DE7A4E7" w:rsidR="00753602" w:rsidRPr="00341F25" w:rsidRDefault="00753602" w:rsidP="00F15D4F">
            <w:pPr>
              <w:spacing w:before="120" w:after="120"/>
              <w:rPr>
                <w:b/>
                <w:bCs/>
                <w:color w:val="FFFFFF" w:themeColor="background1"/>
              </w:rPr>
            </w:pPr>
            <w:r>
              <w:rPr>
                <w:b/>
                <w:bCs/>
                <w:color w:val="FFFFFF" w:themeColor="background1"/>
              </w:rPr>
              <w:t>ICON</w:t>
            </w:r>
          </w:p>
        </w:tc>
      </w:tr>
      <w:tr w:rsidR="00753602" w14:paraId="2957A393" w14:textId="77777777" w:rsidTr="00535494">
        <w:tc>
          <w:tcPr>
            <w:tcW w:w="5240" w:type="dxa"/>
          </w:tcPr>
          <w:p w14:paraId="7F3FE600" w14:textId="77777777" w:rsidR="00753602" w:rsidRPr="00753602" w:rsidRDefault="00753602" w:rsidP="00753602">
            <w:pPr>
              <w:spacing w:before="120" w:after="120"/>
            </w:pPr>
            <w:r w:rsidRPr="00753602">
              <w:t>Used for:</w:t>
            </w:r>
          </w:p>
          <w:p w14:paraId="516791F3" w14:textId="77777777" w:rsidR="00753602" w:rsidRPr="00753602" w:rsidRDefault="00753602">
            <w:pPr>
              <w:numPr>
                <w:ilvl w:val="0"/>
                <w:numId w:val="4"/>
              </w:numPr>
              <w:spacing w:before="120" w:after="120"/>
            </w:pPr>
            <w:r w:rsidRPr="00753602">
              <w:t xml:space="preserve">Favicons </w:t>
            </w:r>
          </w:p>
          <w:p w14:paraId="0D56EC2D" w14:textId="77777777" w:rsidR="00753602" w:rsidRPr="00753602" w:rsidRDefault="00753602">
            <w:pPr>
              <w:numPr>
                <w:ilvl w:val="0"/>
                <w:numId w:val="4"/>
              </w:numPr>
              <w:spacing w:before="120" w:after="120"/>
            </w:pPr>
            <w:r w:rsidRPr="00753602">
              <w:t xml:space="preserve">App icons </w:t>
            </w:r>
          </w:p>
          <w:p w14:paraId="7020128D" w14:textId="253257D0" w:rsidR="00753602" w:rsidRPr="00753602" w:rsidRDefault="00753602">
            <w:pPr>
              <w:numPr>
                <w:ilvl w:val="0"/>
                <w:numId w:val="4"/>
              </w:numPr>
              <w:spacing w:before="120" w:after="120"/>
            </w:pPr>
            <w:r w:rsidRPr="00753602">
              <w:t xml:space="preserve">Watermarks </w:t>
            </w:r>
          </w:p>
        </w:tc>
        <w:tc>
          <w:tcPr>
            <w:tcW w:w="5245" w:type="dxa"/>
          </w:tcPr>
          <w:p w14:paraId="19749A7E" w14:textId="7933C5E2" w:rsidR="00753602" w:rsidRDefault="00535494" w:rsidP="00F15D4F">
            <w:pPr>
              <w:spacing w:before="120" w:after="120"/>
              <w:rPr>
                <w:noProof/>
              </w:rPr>
            </w:pPr>
            <w:r>
              <w:rPr>
                <w:noProof/>
              </w:rPr>
              <w:drawing>
                <wp:inline distT="0" distB="0" distL="0" distR="0" wp14:anchorId="523B724D" wp14:editId="322F2C16">
                  <wp:extent cx="569159" cy="563271"/>
                  <wp:effectExtent l="0" t="0" r="2540" b="8255"/>
                  <wp:docPr id="1807302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02819" name="Picture 18073028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395" cy="568453"/>
                          </a:xfrm>
                          <a:prstGeom prst="rect">
                            <a:avLst/>
                          </a:prstGeom>
                        </pic:spPr>
                      </pic:pic>
                    </a:graphicData>
                  </a:graphic>
                </wp:inline>
              </w:drawing>
            </w:r>
          </w:p>
        </w:tc>
      </w:tr>
      <w:tr w:rsidR="00535494" w:rsidRPr="00341F25" w14:paraId="0BA3378C" w14:textId="77777777" w:rsidTr="00F15D4F">
        <w:tc>
          <w:tcPr>
            <w:tcW w:w="10485" w:type="dxa"/>
            <w:gridSpan w:val="2"/>
            <w:shd w:val="clear" w:color="auto" w:fill="150A32"/>
          </w:tcPr>
          <w:p w14:paraId="362D8710" w14:textId="76439F15" w:rsidR="00535494" w:rsidRPr="00341F25" w:rsidRDefault="00535494" w:rsidP="00F15D4F">
            <w:pPr>
              <w:spacing w:before="120" w:after="120"/>
              <w:rPr>
                <w:b/>
                <w:bCs/>
                <w:color w:val="FFFFFF" w:themeColor="background1"/>
              </w:rPr>
            </w:pPr>
            <w:r>
              <w:rPr>
                <w:b/>
                <w:bCs/>
                <w:color w:val="FFFFFF" w:themeColor="background1"/>
              </w:rPr>
              <w:t>WORDMARK</w:t>
            </w:r>
          </w:p>
        </w:tc>
      </w:tr>
      <w:tr w:rsidR="00535494" w14:paraId="004196B8" w14:textId="77777777" w:rsidTr="00F15D4F">
        <w:tc>
          <w:tcPr>
            <w:tcW w:w="5240" w:type="dxa"/>
          </w:tcPr>
          <w:p w14:paraId="0F96BB52" w14:textId="126EBCEA" w:rsidR="00535494" w:rsidRPr="00753602" w:rsidRDefault="00535494" w:rsidP="00F15D4F">
            <w:pPr>
              <w:spacing w:before="120" w:after="120"/>
            </w:pPr>
            <w:r w:rsidRPr="00753602">
              <w:lastRenderedPageBreak/>
              <w:t xml:space="preserve">Used </w:t>
            </w:r>
            <w:r>
              <w:t>where the full brand name needs to be clearly presented in vertical format. This includes:</w:t>
            </w:r>
          </w:p>
          <w:p w14:paraId="423DA35C" w14:textId="77777777" w:rsidR="00535494" w:rsidRDefault="00535494">
            <w:pPr>
              <w:numPr>
                <w:ilvl w:val="0"/>
                <w:numId w:val="4"/>
              </w:numPr>
              <w:spacing w:before="120" w:after="120"/>
            </w:pPr>
            <w:r>
              <w:t>Website headers and hero sections (stacked layouts)</w:t>
            </w:r>
          </w:p>
          <w:p w14:paraId="51B0DA7C" w14:textId="77777777" w:rsidR="00535494" w:rsidRDefault="00535494">
            <w:pPr>
              <w:numPr>
                <w:ilvl w:val="0"/>
                <w:numId w:val="4"/>
              </w:numPr>
              <w:spacing w:before="120" w:after="120"/>
            </w:pPr>
            <w:r>
              <w:t>Presentation title slides</w:t>
            </w:r>
          </w:p>
          <w:p w14:paraId="08BAADA1" w14:textId="77777777" w:rsidR="00535494" w:rsidRDefault="00535494">
            <w:pPr>
              <w:numPr>
                <w:ilvl w:val="0"/>
                <w:numId w:val="4"/>
              </w:numPr>
              <w:spacing w:before="120" w:after="120"/>
            </w:pPr>
            <w:r>
              <w:t>Formal documents and proposals</w:t>
            </w:r>
          </w:p>
          <w:p w14:paraId="15001078" w14:textId="04F3A16D" w:rsidR="00535494" w:rsidRPr="00753602" w:rsidRDefault="00535494">
            <w:pPr>
              <w:numPr>
                <w:ilvl w:val="0"/>
                <w:numId w:val="4"/>
              </w:numPr>
              <w:spacing w:before="120" w:after="120"/>
            </w:pPr>
            <w:r>
              <w:t>Marketing materials where vertical space is preferred over horizontal layout</w:t>
            </w:r>
            <w:r w:rsidRPr="00753602">
              <w:t xml:space="preserve"> </w:t>
            </w:r>
          </w:p>
        </w:tc>
        <w:tc>
          <w:tcPr>
            <w:tcW w:w="5245" w:type="dxa"/>
          </w:tcPr>
          <w:p w14:paraId="3E849B2B" w14:textId="0A7E0048" w:rsidR="00535494" w:rsidRDefault="00535494" w:rsidP="00F15D4F">
            <w:pPr>
              <w:spacing w:before="120" w:after="120"/>
              <w:rPr>
                <w:noProof/>
              </w:rPr>
            </w:pPr>
            <w:r>
              <w:rPr>
                <w:noProof/>
              </w:rPr>
              <w:drawing>
                <wp:inline distT="0" distB="0" distL="0" distR="0" wp14:anchorId="414F344B" wp14:editId="33B3777B">
                  <wp:extent cx="2213522" cy="1609344"/>
                  <wp:effectExtent l="0" t="0" r="0" b="0"/>
                  <wp:docPr id="1206216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6863" cy="1619044"/>
                          </a:xfrm>
                          <a:prstGeom prst="rect">
                            <a:avLst/>
                          </a:prstGeom>
                          <a:noFill/>
                          <a:ln>
                            <a:noFill/>
                          </a:ln>
                        </pic:spPr>
                      </pic:pic>
                    </a:graphicData>
                  </a:graphic>
                </wp:inline>
              </w:drawing>
            </w:r>
          </w:p>
        </w:tc>
      </w:tr>
      <w:tr w:rsidR="00753602" w:rsidRPr="00341F25" w14:paraId="6DC39BEA" w14:textId="77777777" w:rsidTr="00F15D4F">
        <w:tc>
          <w:tcPr>
            <w:tcW w:w="10485" w:type="dxa"/>
            <w:gridSpan w:val="2"/>
            <w:shd w:val="clear" w:color="auto" w:fill="150A32"/>
          </w:tcPr>
          <w:p w14:paraId="2177033A" w14:textId="2119EF35" w:rsidR="00753602" w:rsidRPr="00341F25" w:rsidRDefault="00753602" w:rsidP="00F15D4F">
            <w:pPr>
              <w:spacing w:before="120" w:after="120"/>
              <w:rPr>
                <w:b/>
                <w:bCs/>
                <w:color w:val="FFFFFF" w:themeColor="background1"/>
              </w:rPr>
            </w:pPr>
            <w:r>
              <w:rPr>
                <w:b/>
                <w:bCs/>
                <w:color w:val="FFFFFF" w:themeColor="background1"/>
              </w:rPr>
              <w:t>LAYOUT RULES</w:t>
            </w:r>
          </w:p>
        </w:tc>
      </w:tr>
      <w:tr w:rsidR="00753602" w14:paraId="44FE2C46" w14:textId="77777777" w:rsidTr="0040781F">
        <w:tc>
          <w:tcPr>
            <w:tcW w:w="10485" w:type="dxa"/>
            <w:gridSpan w:val="2"/>
          </w:tcPr>
          <w:p w14:paraId="0E63E3CA" w14:textId="77777777" w:rsidR="00753602" w:rsidRPr="00753602" w:rsidRDefault="00753602" w:rsidP="00753602">
            <w:pPr>
              <w:spacing w:before="120" w:after="120"/>
              <w:rPr>
                <w:noProof/>
              </w:rPr>
            </w:pPr>
            <w:r w:rsidRPr="00753602">
              <w:rPr>
                <w:noProof/>
              </w:rPr>
              <w:t>Maintain strict hierarchy:</w:t>
            </w:r>
          </w:p>
          <w:p w14:paraId="29268537" w14:textId="77777777" w:rsidR="00753602" w:rsidRPr="00753602" w:rsidRDefault="00753602" w:rsidP="00753602">
            <w:pPr>
              <w:spacing w:before="120" w:after="120"/>
              <w:rPr>
                <w:noProof/>
              </w:rPr>
            </w:pPr>
            <w:r w:rsidRPr="00753602">
              <w:rPr>
                <w:noProof/>
              </w:rPr>
              <w:t>Primary Logo (largest)</w:t>
            </w:r>
            <w:r w:rsidRPr="00753602">
              <w:rPr>
                <w:noProof/>
              </w:rPr>
              <w:br/>
              <w:t>↓</w:t>
            </w:r>
            <w:r w:rsidRPr="00753602">
              <w:rPr>
                <w:noProof/>
              </w:rPr>
              <w:br/>
              <w:t>Secondary Logo (medium)</w:t>
            </w:r>
            <w:r w:rsidRPr="00753602">
              <w:rPr>
                <w:noProof/>
              </w:rPr>
              <w:br/>
              <w:t>↓</w:t>
            </w:r>
            <w:r w:rsidRPr="00753602">
              <w:rPr>
                <w:noProof/>
              </w:rPr>
              <w:br/>
              <w:t>Icon (smallest)</w:t>
            </w:r>
          </w:p>
          <w:p w14:paraId="7936C3B0" w14:textId="67860D6B" w:rsidR="00753602" w:rsidRDefault="00753602" w:rsidP="00F15D4F">
            <w:pPr>
              <w:spacing w:before="120" w:after="120"/>
              <w:rPr>
                <w:noProof/>
              </w:rPr>
            </w:pPr>
            <w:r w:rsidRPr="00753602">
              <w:rPr>
                <w:noProof/>
              </w:rPr>
              <w:t>Do not scale elements arbitrarily. Consistency is essential to brand recognition.</w:t>
            </w:r>
          </w:p>
        </w:tc>
      </w:tr>
      <w:tr w:rsidR="00753602" w:rsidRPr="00341F25" w14:paraId="3304E2BA" w14:textId="77777777" w:rsidTr="00F15D4F">
        <w:tc>
          <w:tcPr>
            <w:tcW w:w="10485" w:type="dxa"/>
            <w:gridSpan w:val="2"/>
            <w:shd w:val="clear" w:color="auto" w:fill="150A32"/>
          </w:tcPr>
          <w:p w14:paraId="5280D1FE" w14:textId="364FAA34" w:rsidR="00753602" w:rsidRPr="00341F25" w:rsidRDefault="00753602" w:rsidP="00F15D4F">
            <w:pPr>
              <w:spacing w:before="120" w:after="120"/>
              <w:rPr>
                <w:b/>
                <w:bCs/>
                <w:color w:val="FFFFFF" w:themeColor="background1"/>
              </w:rPr>
            </w:pPr>
            <w:r>
              <w:rPr>
                <w:b/>
                <w:bCs/>
                <w:color w:val="FFFFFF" w:themeColor="background1"/>
              </w:rPr>
              <w:t>LOGO USAGE RULES</w:t>
            </w:r>
          </w:p>
        </w:tc>
      </w:tr>
      <w:tr w:rsidR="00753602" w14:paraId="17E1D7BC" w14:textId="77777777" w:rsidTr="00535494">
        <w:tc>
          <w:tcPr>
            <w:tcW w:w="5240" w:type="dxa"/>
          </w:tcPr>
          <w:p w14:paraId="5207B5CD" w14:textId="44B9C69B" w:rsidR="00753602" w:rsidRPr="00753602" w:rsidRDefault="00753602" w:rsidP="00753602">
            <w:pPr>
              <w:spacing w:before="120" w:after="120"/>
            </w:pPr>
            <w:r w:rsidRPr="00753602">
              <w:t>Always maintain clear space around the logo (minimum equal to height of one “S”)</w:t>
            </w:r>
          </w:p>
        </w:tc>
        <w:tc>
          <w:tcPr>
            <w:tcW w:w="5245" w:type="dxa"/>
          </w:tcPr>
          <w:p w14:paraId="0CD664B3" w14:textId="72BA29CB" w:rsidR="00753602" w:rsidRDefault="006567D6" w:rsidP="00F15D4F">
            <w:pPr>
              <w:spacing w:before="120" w:after="120"/>
              <w:rPr>
                <w:noProof/>
              </w:rPr>
            </w:pPr>
            <w:r w:rsidRPr="006567D6">
              <w:rPr>
                <w:noProof/>
              </w:rPr>
              <w:t>Do not stretch, distort, or rotate</w:t>
            </w:r>
          </w:p>
        </w:tc>
      </w:tr>
      <w:tr w:rsidR="00753602" w14:paraId="6923DA46" w14:textId="77777777" w:rsidTr="00535494">
        <w:tc>
          <w:tcPr>
            <w:tcW w:w="5240" w:type="dxa"/>
          </w:tcPr>
          <w:p w14:paraId="0BDA5FBA" w14:textId="004D83F9" w:rsidR="00753602" w:rsidRPr="00753602" w:rsidRDefault="006567D6" w:rsidP="00753602">
            <w:pPr>
              <w:spacing w:before="120" w:after="120"/>
            </w:pPr>
            <w:r w:rsidRPr="006567D6">
              <w:t>Do not change colours outside approved palette</w:t>
            </w:r>
          </w:p>
        </w:tc>
        <w:tc>
          <w:tcPr>
            <w:tcW w:w="5245" w:type="dxa"/>
          </w:tcPr>
          <w:p w14:paraId="5397299A" w14:textId="57A9E7DA" w:rsidR="00753602" w:rsidRDefault="006567D6" w:rsidP="00F15D4F">
            <w:pPr>
              <w:spacing w:before="120" w:after="120"/>
              <w:rPr>
                <w:noProof/>
              </w:rPr>
            </w:pPr>
            <w:r w:rsidRPr="006567D6">
              <w:rPr>
                <w:noProof/>
              </w:rPr>
              <w:t>Do not place on busy or low-contrast backgrounds</w:t>
            </w:r>
          </w:p>
        </w:tc>
      </w:tr>
      <w:tr w:rsidR="00753602" w14:paraId="17013AA4" w14:textId="77777777" w:rsidTr="00535494">
        <w:tc>
          <w:tcPr>
            <w:tcW w:w="5240" w:type="dxa"/>
          </w:tcPr>
          <w:p w14:paraId="6B37D5AE" w14:textId="606B295C" w:rsidR="00753602" w:rsidRPr="00753602" w:rsidRDefault="006567D6" w:rsidP="006567D6">
            <w:pPr>
              <w:spacing w:before="120" w:after="120"/>
            </w:pPr>
            <w:r w:rsidRPr="006567D6">
              <w:t xml:space="preserve">Prefer Midnight Indigo backgrounds or white space for clarity </w:t>
            </w:r>
          </w:p>
        </w:tc>
        <w:tc>
          <w:tcPr>
            <w:tcW w:w="5245" w:type="dxa"/>
          </w:tcPr>
          <w:p w14:paraId="580D72FD" w14:textId="77777777" w:rsidR="00753602" w:rsidRDefault="00753602" w:rsidP="00F15D4F">
            <w:pPr>
              <w:spacing w:before="120" w:after="120"/>
              <w:rPr>
                <w:noProof/>
              </w:rPr>
            </w:pPr>
          </w:p>
        </w:tc>
      </w:tr>
      <w:tr w:rsidR="00753602" w:rsidRPr="00341F25" w14:paraId="1FBB6D9C" w14:textId="77777777" w:rsidTr="00F15D4F">
        <w:tc>
          <w:tcPr>
            <w:tcW w:w="10485" w:type="dxa"/>
            <w:gridSpan w:val="2"/>
            <w:shd w:val="clear" w:color="auto" w:fill="150A32"/>
          </w:tcPr>
          <w:p w14:paraId="7DE39AED" w14:textId="39D455E9" w:rsidR="00753602" w:rsidRPr="00341F25" w:rsidRDefault="00753602" w:rsidP="00F15D4F">
            <w:pPr>
              <w:spacing w:before="120" w:after="120"/>
              <w:rPr>
                <w:b/>
                <w:bCs/>
                <w:color w:val="FFFFFF" w:themeColor="background1"/>
              </w:rPr>
            </w:pPr>
            <w:r>
              <w:rPr>
                <w:b/>
                <w:bCs/>
                <w:color w:val="FFFFFF" w:themeColor="background1"/>
              </w:rPr>
              <w:t>LOGO COLOUR APPLICATION</w:t>
            </w:r>
          </w:p>
        </w:tc>
      </w:tr>
      <w:tr w:rsidR="00753602" w14:paraId="0F70E95B" w14:textId="77777777" w:rsidTr="00535494">
        <w:tc>
          <w:tcPr>
            <w:tcW w:w="5240" w:type="dxa"/>
          </w:tcPr>
          <w:p w14:paraId="6D9E367B" w14:textId="77777777" w:rsidR="006567D6" w:rsidRPr="006567D6" w:rsidRDefault="006567D6" w:rsidP="006567D6">
            <w:pPr>
              <w:spacing w:before="120" w:after="120"/>
              <w:rPr>
                <w:b/>
                <w:bCs/>
              </w:rPr>
            </w:pPr>
            <w:r w:rsidRPr="006567D6">
              <w:rPr>
                <w:b/>
                <w:bCs/>
              </w:rPr>
              <w:t>STS Monogram</w:t>
            </w:r>
          </w:p>
          <w:p w14:paraId="699D0637" w14:textId="77777777" w:rsidR="006567D6" w:rsidRPr="006567D6" w:rsidRDefault="006567D6" w:rsidP="00FE4B55">
            <w:pPr>
              <w:spacing w:before="120" w:after="120"/>
            </w:pPr>
            <w:r w:rsidRPr="006567D6">
              <w:t xml:space="preserve">S — Digital Teal #20B4C9 </w:t>
            </w:r>
          </w:p>
          <w:p w14:paraId="48045DCC" w14:textId="77777777" w:rsidR="006567D6" w:rsidRPr="006567D6" w:rsidRDefault="006567D6" w:rsidP="00FE4B55">
            <w:pPr>
              <w:spacing w:before="120" w:after="120"/>
            </w:pPr>
            <w:r w:rsidRPr="006567D6">
              <w:t xml:space="preserve">T — Electric Mint #15F5BA </w:t>
            </w:r>
          </w:p>
          <w:p w14:paraId="6A8F3193" w14:textId="77777777" w:rsidR="006567D6" w:rsidRPr="006567D6" w:rsidRDefault="006567D6" w:rsidP="00FE4B55">
            <w:pPr>
              <w:spacing w:before="120" w:after="120"/>
            </w:pPr>
            <w:r w:rsidRPr="006567D6">
              <w:t xml:space="preserve">S — Digital Teal #20B4C9 </w:t>
            </w:r>
          </w:p>
          <w:p w14:paraId="456FA698" w14:textId="33A12424" w:rsidR="00753602" w:rsidRPr="00753602" w:rsidRDefault="006567D6" w:rsidP="00FE4B55">
            <w:pPr>
              <w:spacing w:before="120" w:after="120"/>
            </w:pPr>
            <w:r w:rsidRPr="006567D6">
              <w:t>Background — Midnight Indigo #150A32</w:t>
            </w:r>
          </w:p>
        </w:tc>
        <w:tc>
          <w:tcPr>
            <w:tcW w:w="5245" w:type="dxa"/>
          </w:tcPr>
          <w:p w14:paraId="2D1EC90F" w14:textId="77777777" w:rsidR="006567D6" w:rsidRPr="006567D6" w:rsidRDefault="006567D6" w:rsidP="006567D6">
            <w:pPr>
              <w:spacing w:before="120" w:after="120"/>
              <w:rPr>
                <w:b/>
                <w:bCs/>
                <w:noProof/>
              </w:rPr>
            </w:pPr>
            <w:r w:rsidRPr="006567D6">
              <w:rPr>
                <w:b/>
                <w:bCs/>
                <w:noProof/>
              </w:rPr>
              <w:t>Full Brand Name Lockup</w:t>
            </w:r>
          </w:p>
          <w:p w14:paraId="111421D0" w14:textId="77777777" w:rsidR="006567D6" w:rsidRPr="006567D6" w:rsidRDefault="006567D6" w:rsidP="00FE4B55">
            <w:pPr>
              <w:spacing w:before="120" w:after="120"/>
              <w:rPr>
                <w:noProof/>
              </w:rPr>
            </w:pPr>
            <w:r w:rsidRPr="006567D6">
              <w:rPr>
                <w:noProof/>
              </w:rPr>
              <w:t xml:space="preserve">Text: White #FFFFFF </w:t>
            </w:r>
          </w:p>
          <w:p w14:paraId="4C61E87A" w14:textId="77777777" w:rsidR="006567D6" w:rsidRPr="006567D6" w:rsidRDefault="006567D6" w:rsidP="00FE4B55">
            <w:pPr>
              <w:spacing w:before="120" w:after="120"/>
              <w:rPr>
                <w:noProof/>
              </w:rPr>
            </w:pPr>
            <w:r w:rsidRPr="006567D6">
              <w:rPr>
                <w:noProof/>
              </w:rPr>
              <w:t xml:space="preserve">Typeface: Montserrat Bold </w:t>
            </w:r>
          </w:p>
          <w:p w14:paraId="6756FE91" w14:textId="2FBF7D46" w:rsidR="00753602" w:rsidRDefault="006567D6" w:rsidP="00FE4B55">
            <w:pPr>
              <w:spacing w:before="120" w:after="120"/>
              <w:rPr>
                <w:noProof/>
              </w:rPr>
            </w:pPr>
            <w:r w:rsidRPr="006567D6">
              <w:rPr>
                <w:noProof/>
              </w:rPr>
              <w:t>Background: Midnight Indigo #150A32</w:t>
            </w:r>
          </w:p>
        </w:tc>
      </w:tr>
    </w:tbl>
    <w:p w14:paraId="79AEAE06" w14:textId="77777777" w:rsidR="005E2106" w:rsidRDefault="005E2106" w:rsidP="005E2106"/>
    <w:p w14:paraId="797936BD" w14:textId="0F1D98B9" w:rsidR="005E2106" w:rsidRDefault="005E2106" w:rsidP="005E2106">
      <w:pPr>
        <w:pStyle w:val="Heading1"/>
      </w:pPr>
      <w:bookmarkStart w:id="179" w:name="_Toc233113451"/>
      <w:r>
        <w:lastRenderedPageBreak/>
        <w:t>Textures &amp; Backgrounds</w:t>
      </w:r>
      <w:bookmarkEnd w:id="179"/>
    </w:p>
    <w:p w14:paraId="4B7B6713" w14:textId="77777777" w:rsidR="00FE4B55" w:rsidRPr="00FE4B55" w:rsidRDefault="00FE4B55" w:rsidP="00FE4B55">
      <w:r w:rsidRPr="00FE4B55">
        <w:t>STS has incorporated a background visual treatment to support and add depth and consistency across all brand design materials. This treatment is based on a controlled abstract texture inspired by digital infrastructure and system networks, reflecting the underlying processes that enable automation and simplify complex operations.</w:t>
      </w:r>
    </w:p>
    <w:p w14:paraId="17AF2E17" w14:textId="0A45BB41" w:rsidR="003425C9" w:rsidRPr="00FE4B55" w:rsidRDefault="00FE4B55" w:rsidP="00FE4B55">
      <w:r w:rsidRPr="00FE4B55">
        <w:t>It is used as a supporting visual layer rather than a primary design element, ensuring that content, messaging, and readability remain the priority. The purpose of this treatment is to create a consistent visual environment across presentations, documents, and digital materials, so that all brand outputs feel connected, structured, and recognisably part of the STS system.</w:t>
      </w:r>
    </w:p>
    <w:tbl>
      <w:tblPr>
        <w:tblStyle w:val="TableGrid"/>
        <w:tblW w:w="10485" w:type="dxa"/>
        <w:tblLook w:val="04A0" w:firstRow="1" w:lastRow="0" w:firstColumn="1" w:lastColumn="0" w:noHBand="0" w:noVBand="1"/>
      </w:tblPr>
      <w:tblGrid>
        <w:gridCol w:w="5224"/>
        <w:gridCol w:w="5261"/>
      </w:tblGrid>
      <w:tr w:rsidR="00FE4B55" w:rsidRPr="00341F25" w14:paraId="42DFB053" w14:textId="77777777" w:rsidTr="00F15D4F">
        <w:tc>
          <w:tcPr>
            <w:tcW w:w="10485" w:type="dxa"/>
            <w:gridSpan w:val="2"/>
            <w:shd w:val="clear" w:color="auto" w:fill="150A32"/>
          </w:tcPr>
          <w:p w14:paraId="623914CC" w14:textId="04EC525C" w:rsidR="00FE4B55" w:rsidRPr="00341F25" w:rsidRDefault="00FE4B55" w:rsidP="00F15D4F">
            <w:pPr>
              <w:spacing w:before="120" w:after="120"/>
              <w:rPr>
                <w:b/>
                <w:bCs/>
                <w:color w:val="FFFFFF" w:themeColor="background1"/>
              </w:rPr>
            </w:pPr>
            <w:r>
              <w:rPr>
                <w:b/>
                <w:bCs/>
                <w:color w:val="FFFFFF" w:themeColor="background1"/>
              </w:rPr>
              <w:t>BACKGROUND</w:t>
            </w:r>
          </w:p>
        </w:tc>
      </w:tr>
      <w:tr w:rsidR="00FE4B55" w14:paraId="57EA5045" w14:textId="77777777" w:rsidTr="00F15D4F">
        <w:tc>
          <w:tcPr>
            <w:tcW w:w="5224" w:type="dxa"/>
          </w:tcPr>
          <w:p w14:paraId="1A7C2E4E" w14:textId="77777777" w:rsidR="00FE4B55" w:rsidRDefault="00FE4B55" w:rsidP="00F15D4F">
            <w:pPr>
              <w:spacing w:before="120" w:after="120"/>
            </w:pPr>
            <w:r>
              <w:t>Used to create visual depth and support the brand imagery such as:</w:t>
            </w:r>
          </w:p>
          <w:p w14:paraId="29092B1F" w14:textId="77777777" w:rsidR="00FE4B55" w:rsidRDefault="00FE4B55">
            <w:pPr>
              <w:numPr>
                <w:ilvl w:val="0"/>
                <w:numId w:val="5"/>
              </w:numPr>
              <w:spacing w:before="120" w:after="120"/>
            </w:pPr>
            <w:r>
              <w:t>Website hero backgrounds (light or softened version)</w:t>
            </w:r>
          </w:p>
          <w:p w14:paraId="5FC8145C" w14:textId="77777777" w:rsidR="00FE4B55" w:rsidRDefault="00FE4B55">
            <w:pPr>
              <w:numPr>
                <w:ilvl w:val="0"/>
                <w:numId w:val="5"/>
              </w:numPr>
              <w:spacing w:before="120" w:after="120"/>
            </w:pPr>
            <w:r>
              <w:t>Presentation slides and pitch decks</w:t>
            </w:r>
          </w:p>
          <w:p w14:paraId="19C1EDEF" w14:textId="77777777" w:rsidR="00FE4B55" w:rsidRDefault="00FE4B55">
            <w:pPr>
              <w:numPr>
                <w:ilvl w:val="0"/>
                <w:numId w:val="5"/>
              </w:numPr>
              <w:spacing w:before="120" w:after="120"/>
            </w:pPr>
            <w:r>
              <w:t>Brochures and marketing documents</w:t>
            </w:r>
          </w:p>
          <w:p w14:paraId="3FD19B81" w14:textId="77777777" w:rsidR="00FE4B55" w:rsidRDefault="00FE4B55">
            <w:pPr>
              <w:numPr>
                <w:ilvl w:val="0"/>
                <w:numId w:val="5"/>
              </w:numPr>
              <w:spacing w:before="120" w:after="120"/>
            </w:pPr>
            <w:r>
              <w:t>Section dividers in longer documents</w:t>
            </w:r>
          </w:p>
          <w:p w14:paraId="37BA614F" w14:textId="551BBFCF" w:rsidR="00FE4B55" w:rsidRDefault="00FE4B55">
            <w:pPr>
              <w:numPr>
                <w:ilvl w:val="0"/>
                <w:numId w:val="5"/>
              </w:numPr>
              <w:spacing w:before="120" w:after="120"/>
            </w:pPr>
            <w:r>
              <w:t>Background layering in branded visuals</w:t>
            </w:r>
          </w:p>
        </w:tc>
        <w:tc>
          <w:tcPr>
            <w:tcW w:w="5261" w:type="dxa"/>
          </w:tcPr>
          <w:p w14:paraId="0433F27D" w14:textId="77777777" w:rsidR="00FE4B55" w:rsidRDefault="00FE4B55" w:rsidP="00F15D4F">
            <w:pPr>
              <w:spacing w:before="120" w:after="120"/>
              <w:rPr>
                <w:noProof/>
              </w:rPr>
            </w:pPr>
            <w:r>
              <w:rPr>
                <w:noProof/>
              </w:rPr>
              <w:drawing>
                <wp:inline distT="0" distB="0" distL="0" distR="0" wp14:anchorId="53163D02" wp14:editId="172F5CAE">
                  <wp:extent cx="3071593" cy="2005076"/>
                  <wp:effectExtent l="0" t="0" r="0" b="0"/>
                  <wp:docPr id="2089715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15407" name="Picture 20897154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6854" cy="2015038"/>
                          </a:xfrm>
                          <a:prstGeom prst="rect">
                            <a:avLst/>
                          </a:prstGeom>
                        </pic:spPr>
                      </pic:pic>
                    </a:graphicData>
                  </a:graphic>
                </wp:inline>
              </w:drawing>
            </w:r>
          </w:p>
        </w:tc>
      </w:tr>
      <w:tr w:rsidR="00FE4B55" w:rsidRPr="00341F25" w14:paraId="0E61650E" w14:textId="77777777" w:rsidTr="00F15D4F">
        <w:tc>
          <w:tcPr>
            <w:tcW w:w="10485" w:type="dxa"/>
            <w:gridSpan w:val="2"/>
            <w:shd w:val="clear" w:color="auto" w:fill="150A32"/>
          </w:tcPr>
          <w:p w14:paraId="0CCC22D8" w14:textId="45549333" w:rsidR="00FE4B55" w:rsidRPr="00341F25" w:rsidRDefault="00FE4B55" w:rsidP="00F15D4F">
            <w:pPr>
              <w:spacing w:before="120" w:after="120"/>
              <w:rPr>
                <w:b/>
                <w:bCs/>
                <w:color w:val="FFFFFF" w:themeColor="background1"/>
              </w:rPr>
            </w:pPr>
            <w:r>
              <w:rPr>
                <w:b/>
                <w:bCs/>
                <w:color w:val="FFFFFF" w:themeColor="background1"/>
              </w:rPr>
              <w:t>USAGE RULES</w:t>
            </w:r>
          </w:p>
        </w:tc>
      </w:tr>
      <w:tr w:rsidR="00FE4B55" w14:paraId="0ED25504" w14:textId="77777777" w:rsidTr="00F15D4F">
        <w:tc>
          <w:tcPr>
            <w:tcW w:w="5224" w:type="dxa"/>
          </w:tcPr>
          <w:p w14:paraId="5AD72678" w14:textId="5C4CF974" w:rsidR="00FE4B55" w:rsidRDefault="00FE4B55" w:rsidP="00FE4B55">
            <w:pPr>
              <w:spacing w:before="120" w:after="120"/>
            </w:pPr>
            <w:r w:rsidRPr="005E2106">
              <w:t xml:space="preserve">Used as a background layer only </w:t>
            </w:r>
          </w:p>
        </w:tc>
        <w:tc>
          <w:tcPr>
            <w:tcW w:w="5261" w:type="dxa"/>
          </w:tcPr>
          <w:p w14:paraId="0AEBB02D" w14:textId="13BC086B" w:rsidR="00FE4B55" w:rsidRDefault="00FE4B55" w:rsidP="00FE4B55">
            <w:pPr>
              <w:spacing w:before="120" w:after="120"/>
            </w:pPr>
            <w:r w:rsidRPr="005E2106">
              <w:t xml:space="preserve">Must always remain secondary to text and key messaging </w:t>
            </w:r>
          </w:p>
        </w:tc>
      </w:tr>
      <w:tr w:rsidR="00FE4B55" w14:paraId="7F029D76" w14:textId="77777777" w:rsidTr="00F15D4F">
        <w:tc>
          <w:tcPr>
            <w:tcW w:w="5224" w:type="dxa"/>
          </w:tcPr>
          <w:p w14:paraId="2FD89117" w14:textId="36AC86CC" w:rsidR="00FE4B55" w:rsidRPr="005E2106" w:rsidRDefault="00FE4B55" w:rsidP="00FE4B55">
            <w:pPr>
              <w:spacing w:before="120" w:after="120"/>
            </w:pPr>
            <w:r>
              <w:t>T</w:t>
            </w:r>
            <w:r w:rsidRPr="005E2106">
              <w:t xml:space="preserve">ext must remain fully readable over all applications </w:t>
            </w:r>
          </w:p>
        </w:tc>
        <w:tc>
          <w:tcPr>
            <w:tcW w:w="5261" w:type="dxa"/>
          </w:tcPr>
          <w:p w14:paraId="2242FD78" w14:textId="2F9BAF36" w:rsidR="00FE4B55" w:rsidRPr="005E2106" w:rsidRDefault="00FE4B55" w:rsidP="00FE4B55">
            <w:pPr>
              <w:spacing w:before="120" w:after="120"/>
            </w:pPr>
            <w:r w:rsidRPr="005E2106">
              <w:t xml:space="preserve">Indigo must remain the dominant visual tone </w:t>
            </w:r>
          </w:p>
        </w:tc>
      </w:tr>
      <w:tr w:rsidR="00FE4B55" w14:paraId="0784F8EA" w14:textId="77777777" w:rsidTr="00F15D4F">
        <w:tc>
          <w:tcPr>
            <w:tcW w:w="5224" w:type="dxa"/>
          </w:tcPr>
          <w:p w14:paraId="188FC70D" w14:textId="50BAD7FF" w:rsidR="00FE4B55" w:rsidRDefault="00FE4B55" w:rsidP="00FE4B55">
            <w:pPr>
              <w:spacing w:before="120" w:after="120"/>
            </w:pPr>
            <w:r w:rsidRPr="005E2106">
              <w:t>Teal is used sparingly as a supporting accent</w:t>
            </w:r>
          </w:p>
        </w:tc>
        <w:tc>
          <w:tcPr>
            <w:tcW w:w="5261" w:type="dxa"/>
          </w:tcPr>
          <w:p w14:paraId="5ED409B3" w14:textId="77777777" w:rsidR="00FE4B55" w:rsidRPr="005E2106" w:rsidRDefault="00FE4B55" w:rsidP="00FE4B55">
            <w:pPr>
              <w:spacing w:before="120" w:after="120"/>
            </w:pPr>
          </w:p>
        </w:tc>
      </w:tr>
      <w:tr w:rsidR="00FE4B55" w:rsidRPr="00341F25" w14:paraId="0454F32D" w14:textId="77777777" w:rsidTr="00F15D4F">
        <w:tc>
          <w:tcPr>
            <w:tcW w:w="10485" w:type="dxa"/>
            <w:gridSpan w:val="2"/>
            <w:shd w:val="clear" w:color="auto" w:fill="150A32"/>
          </w:tcPr>
          <w:p w14:paraId="1CC9C9F1" w14:textId="45C8710E" w:rsidR="00FE4B55" w:rsidRPr="00341F25" w:rsidRDefault="00FE4B55" w:rsidP="00F15D4F">
            <w:pPr>
              <w:spacing w:before="120" w:after="120"/>
              <w:rPr>
                <w:b/>
                <w:bCs/>
                <w:color w:val="FFFFFF" w:themeColor="background1"/>
              </w:rPr>
            </w:pPr>
            <w:r>
              <w:rPr>
                <w:b/>
                <w:bCs/>
                <w:color w:val="FFFFFF" w:themeColor="background1"/>
              </w:rPr>
              <w:t>DO NOT USE</w:t>
            </w:r>
          </w:p>
        </w:tc>
      </w:tr>
      <w:tr w:rsidR="00FE4B55" w14:paraId="71C5C09C" w14:textId="77777777" w:rsidTr="00F15D4F">
        <w:tc>
          <w:tcPr>
            <w:tcW w:w="5224" w:type="dxa"/>
          </w:tcPr>
          <w:p w14:paraId="4A01C9E8" w14:textId="089788E7" w:rsidR="00FE4B55" w:rsidRDefault="00FE4B55" w:rsidP="00F15D4F">
            <w:pPr>
              <w:spacing w:before="120" w:after="120"/>
            </w:pPr>
            <w:r w:rsidRPr="00FE4B55">
              <w:t>Replacing logo or brand mark</w:t>
            </w:r>
          </w:p>
        </w:tc>
        <w:tc>
          <w:tcPr>
            <w:tcW w:w="5261" w:type="dxa"/>
          </w:tcPr>
          <w:p w14:paraId="41ABAAD7" w14:textId="75BEB6A8" w:rsidR="00FE4B55" w:rsidRDefault="00CB1B5B" w:rsidP="00F15D4F">
            <w:pPr>
              <w:spacing w:before="120" w:after="120"/>
            </w:pPr>
            <w:r w:rsidRPr="00CB1B5B">
              <w:t>Competing with key messaging or headlines</w:t>
            </w:r>
          </w:p>
        </w:tc>
      </w:tr>
      <w:tr w:rsidR="00FE4B55" w14:paraId="27BF545E" w14:textId="77777777" w:rsidTr="00F15D4F">
        <w:tc>
          <w:tcPr>
            <w:tcW w:w="5224" w:type="dxa"/>
          </w:tcPr>
          <w:p w14:paraId="1157EF15" w14:textId="3FFFEF65" w:rsidR="00FE4B55" w:rsidRPr="00FE4B55" w:rsidRDefault="00FE4B55" w:rsidP="00F15D4F">
            <w:pPr>
              <w:spacing w:before="120" w:after="120"/>
            </w:pPr>
            <w:r w:rsidRPr="00FE4B55">
              <w:t>High-detail foreground visuals</w:t>
            </w:r>
          </w:p>
        </w:tc>
        <w:tc>
          <w:tcPr>
            <w:tcW w:w="5261" w:type="dxa"/>
          </w:tcPr>
          <w:p w14:paraId="757BC19B" w14:textId="149B6AAC" w:rsidR="00FE4B55" w:rsidRPr="00FE4B55" w:rsidRDefault="00FE4B55" w:rsidP="00F15D4F">
            <w:pPr>
              <w:spacing w:before="120" w:after="120"/>
            </w:pPr>
            <w:r w:rsidRPr="00FE4B55">
              <w:t>Mixed, unfiltered stock imagery overlays</w:t>
            </w:r>
          </w:p>
        </w:tc>
      </w:tr>
    </w:tbl>
    <w:p w14:paraId="63A2DEA8" w14:textId="77777777" w:rsidR="005E2106" w:rsidRDefault="005E2106" w:rsidP="005E2106"/>
    <w:p w14:paraId="4FEA6FC9" w14:textId="6FE877C3" w:rsidR="006720B5" w:rsidRDefault="006720B5" w:rsidP="00D52642">
      <w:pPr>
        <w:pStyle w:val="Heading1"/>
      </w:pPr>
      <w:bookmarkStart w:id="180" w:name="_Toc233113452"/>
      <w:r>
        <w:lastRenderedPageBreak/>
        <w:t>Colour Palette</w:t>
      </w:r>
      <w:bookmarkEnd w:id="180"/>
    </w:p>
    <w:p w14:paraId="08674AEF" w14:textId="77777777" w:rsidR="00D52642" w:rsidRPr="00D52642" w:rsidRDefault="00D52642" w:rsidP="00D52642">
      <w:r w:rsidRPr="00D52642">
        <w:t>The Colour Palette defines the official brand colours used across all visual materials. It establishes the role of each colour and how they should be applied in design and communication.</w:t>
      </w:r>
    </w:p>
    <w:p w14:paraId="7DB2683F" w14:textId="77777777" w:rsidR="00D52642" w:rsidRPr="00D52642" w:rsidRDefault="00D52642" w:rsidP="00D52642">
      <w:r w:rsidRPr="00D52642">
        <w:t>It is designed to ensure visual consistency, reinforce brand recognition, and maintain a clear and professional identity across all touchpoints.</w:t>
      </w:r>
    </w:p>
    <w:tbl>
      <w:tblPr>
        <w:tblStyle w:val="TableGrid"/>
        <w:tblW w:w="10485" w:type="dxa"/>
        <w:tblLook w:val="04A0" w:firstRow="1" w:lastRow="0" w:firstColumn="1" w:lastColumn="0" w:noHBand="0" w:noVBand="1"/>
      </w:tblPr>
      <w:tblGrid>
        <w:gridCol w:w="2622"/>
        <w:gridCol w:w="873"/>
        <w:gridCol w:w="1748"/>
        <w:gridCol w:w="2621"/>
        <w:gridCol w:w="2621"/>
      </w:tblGrid>
      <w:tr w:rsidR="006567D6" w:rsidRPr="00341F25" w14:paraId="0D7A672D" w14:textId="77777777" w:rsidTr="00F15D4F">
        <w:tc>
          <w:tcPr>
            <w:tcW w:w="10485" w:type="dxa"/>
            <w:gridSpan w:val="5"/>
            <w:shd w:val="clear" w:color="auto" w:fill="150A32"/>
          </w:tcPr>
          <w:p w14:paraId="74842B34" w14:textId="441E56B5" w:rsidR="006567D6" w:rsidRPr="00341F25" w:rsidRDefault="006567D6" w:rsidP="00F15D4F">
            <w:pPr>
              <w:spacing w:before="120" w:after="120"/>
              <w:rPr>
                <w:b/>
                <w:bCs/>
                <w:color w:val="FFFFFF" w:themeColor="background1"/>
              </w:rPr>
            </w:pPr>
            <w:r>
              <w:rPr>
                <w:b/>
                <w:bCs/>
                <w:color w:val="FFFFFF" w:themeColor="background1"/>
              </w:rPr>
              <w:t>BRAND COLOURS</w:t>
            </w:r>
          </w:p>
        </w:tc>
      </w:tr>
      <w:tr w:rsidR="006567D6" w14:paraId="6A559BDF" w14:textId="77777777" w:rsidTr="00F15D4F">
        <w:tc>
          <w:tcPr>
            <w:tcW w:w="2622" w:type="dxa"/>
          </w:tcPr>
          <w:p w14:paraId="2BD4D170" w14:textId="5AF147DA" w:rsidR="006567D6" w:rsidRDefault="006567D6" w:rsidP="00F15D4F">
            <w:pPr>
              <w:spacing w:before="120" w:after="120"/>
            </w:pPr>
            <w:r>
              <w:t xml:space="preserve">Primary </w:t>
            </w:r>
          </w:p>
        </w:tc>
        <w:tc>
          <w:tcPr>
            <w:tcW w:w="2621" w:type="dxa"/>
            <w:gridSpan w:val="2"/>
          </w:tcPr>
          <w:p w14:paraId="1E736FFC" w14:textId="77777777" w:rsidR="006567D6" w:rsidRDefault="006567D6" w:rsidP="00F15D4F">
            <w:pPr>
              <w:spacing w:before="120" w:after="120"/>
            </w:pPr>
            <w:r>
              <w:t>Midnight Indigo</w:t>
            </w:r>
          </w:p>
        </w:tc>
        <w:tc>
          <w:tcPr>
            <w:tcW w:w="2621" w:type="dxa"/>
            <w:shd w:val="clear" w:color="auto" w:fill="150A32"/>
          </w:tcPr>
          <w:p w14:paraId="4D9BD629" w14:textId="77777777" w:rsidR="006567D6" w:rsidRDefault="006567D6" w:rsidP="00F15D4F">
            <w:pPr>
              <w:spacing w:before="120" w:after="120"/>
            </w:pPr>
          </w:p>
        </w:tc>
        <w:tc>
          <w:tcPr>
            <w:tcW w:w="2621" w:type="dxa"/>
          </w:tcPr>
          <w:p w14:paraId="6E73C4E6" w14:textId="77777777" w:rsidR="006567D6" w:rsidRDefault="006567D6" w:rsidP="00F15D4F">
            <w:pPr>
              <w:spacing w:before="120" w:after="120"/>
            </w:pPr>
            <w:r>
              <w:t>#150a32</w:t>
            </w:r>
          </w:p>
        </w:tc>
      </w:tr>
      <w:tr w:rsidR="006567D6" w14:paraId="2728B298" w14:textId="77777777" w:rsidTr="00F15D4F">
        <w:tc>
          <w:tcPr>
            <w:tcW w:w="2622" w:type="dxa"/>
          </w:tcPr>
          <w:p w14:paraId="71499EA3" w14:textId="1C3E2C5D" w:rsidR="006567D6" w:rsidRDefault="006567D6" w:rsidP="00F15D4F">
            <w:pPr>
              <w:spacing w:before="120" w:after="120"/>
            </w:pPr>
            <w:r>
              <w:t xml:space="preserve">Secondary </w:t>
            </w:r>
          </w:p>
        </w:tc>
        <w:tc>
          <w:tcPr>
            <w:tcW w:w="2621" w:type="dxa"/>
            <w:gridSpan w:val="2"/>
          </w:tcPr>
          <w:p w14:paraId="3057D13F" w14:textId="77777777" w:rsidR="006567D6" w:rsidRDefault="006567D6" w:rsidP="00F15D4F">
            <w:pPr>
              <w:spacing w:before="120" w:after="120"/>
            </w:pPr>
            <w:r>
              <w:t>Digital teal</w:t>
            </w:r>
          </w:p>
        </w:tc>
        <w:tc>
          <w:tcPr>
            <w:tcW w:w="2621" w:type="dxa"/>
            <w:shd w:val="clear" w:color="auto" w:fill="20B4C9"/>
          </w:tcPr>
          <w:p w14:paraId="34032572" w14:textId="77777777" w:rsidR="006567D6" w:rsidRDefault="006567D6" w:rsidP="00F15D4F">
            <w:pPr>
              <w:spacing w:before="120" w:after="120"/>
            </w:pPr>
          </w:p>
        </w:tc>
        <w:tc>
          <w:tcPr>
            <w:tcW w:w="2621" w:type="dxa"/>
          </w:tcPr>
          <w:p w14:paraId="77C04BCB" w14:textId="77777777" w:rsidR="006567D6" w:rsidRDefault="006567D6" w:rsidP="00F15D4F">
            <w:pPr>
              <w:spacing w:before="120" w:after="120"/>
            </w:pPr>
            <w:r>
              <w:t>#20b4c9</w:t>
            </w:r>
          </w:p>
        </w:tc>
      </w:tr>
      <w:tr w:rsidR="006567D6" w14:paraId="3F162BCC" w14:textId="77777777" w:rsidTr="00F15D4F">
        <w:tc>
          <w:tcPr>
            <w:tcW w:w="2622" w:type="dxa"/>
          </w:tcPr>
          <w:p w14:paraId="5F5830D5" w14:textId="18389DC4" w:rsidR="006567D6" w:rsidRDefault="006567D6" w:rsidP="00F15D4F">
            <w:pPr>
              <w:spacing w:before="120" w:after="120"/>
            </w:pPr>
            <w:r>
              <w:t xml:space="preserve">Accent </w:t>
            </w:r>
          </w:p>
        </w:tc>
        <w:tc>
          <w:tcPr>
            <w:tcW w:w="2621" w:type="dxa"/>
            <w:gridSpan w:val="2"/>
          </w:tcPr>
          <w:p w14:paraId="55563D62" w14:textId="77777777" w:rsidR="006567D6" w:rsidRDefault="006567D6" w:rsidP="00F15D4F">
            <w:pPr>
              <w:spacing w:before="120" w:after="120"/>
            </w:pPr>
            <w:r>
              <w:t>Electric mint</w:t>
            </w:r>
          </w:p>
        </w:tc>
        <w:tc>
          <w:tcPr>
            <w:tcW w:w="2621" w:type="dxa"/>
            <w:shd w:val="clear" w:color="auto" w:fill="15F5BA"/>
          </w:tcPr>
          <w:p w14:paraId="687DC8EB" w14:textId="77777777" w:rsidR="006567D6" w:rsidRDefault="006567D6" w:rsidP="00F15D4F">
            <w:pPr>
              <w:spacing w:before="120" w:after="120"/>
            </w:pPr>
          </w:p>
        </w:tc>
        <w:tc>
          <w:tcPr>
            <w:tcW w:w="2621" w:type="dxa"/>
          </w:tcPr>
          <w:p w14:paraId="3C91C3ED" w14:textId="77777777" w:rsidR="006567D6" w:rsidRDefault="006567D6" w:rsidP="00F15D4F">
            <w:pPr>
              <w:spacing w:before="120" w:after="120"/>
            </w:pPr>
            <w:r>
              <w:t>#15f5ba</w:t>
            </w:r>
          </w:p>
        </w:tc>
      </w:tr>
      <w:tr w:rsidR="006567D6" w14:paraId="7E2F549A" w14:textId="77777777" w:rsidTr="00F15D4F">
        <w:tc>
          <w:tcPr>
            <w:tcW w:w="2622" w:type="dxa"/>
          </w:tcPr>
          <w:p w14:paraId="509AFCA3" w14:textId="4F092199" w:rsidR="006567D6" w:rsidRDefault="006567D6" w:rsidP="00F15D4F">
            <w:pPr>
              <w:spacing w:before="120" w:after="120"/>
            </w:pPr>
            <w:r>
              <w:t xml:space="preserve">Neutral </w:t>
            </w:r>
          </w:p>
        </w:tc>
        <w:tc>
          <w:tcPr>
            <w:tcW w:w="2621" w:type="dxa"/>
            <w:gridSpan w:val="2"/>
          </w:tcPr>
          <w:p w14:paraId="64DAD6A6" w14:textId="77777777" w:rsidR="006567D6" w:rsidRDefault="006567D6" w:rsidP="00F15D4F">
            <w:pPr>
              <w:spacing w:before="120" w:after="120"/>
            </w:pPr>
            <w:r>
              <w:t>White</w:t>
            </w:r>
          </w:p>
        </w:tc>
        <w:tc>
          <w:tcPr>
            <w:tcW w:w="2621" w:type="dxa"/>
            <w:shd w:val="clear" w:color="auto" w:fill="FFFFFF" w:themeFill="background1"/>
          </w:tcPr>
          <w:p w14:paraId="3A698B8D" w14:textId="77777777" w:rsidR="006567D6" w:rsidRDefault="006567D6" w:rsidP="00F15D4F">
            <w:pPr>
              <w:spacing w:before="120" w:after="120"/>
            </w:pPr>
          </w:p>
        </w:tc>
        <w:tc>
          <w:tcPr>
            <w:tcW w:w="2621" w:type="dxa"/>
          </w:tcPr>
          <w:p w14:paraId="7E1B739D" w14:textId="77777777" w:rsidR="006567D6" w:rsidRDefault="006567D6" w:rsidP="00F15D4F">
            <w:pPr>
              <w:spacing w:before="120" w:after="120"/>
            </w:pPr>
            <w:r>
              <w:t>#ffffff</w:t>
            </w:r>
          </w:p>
        </w:tc>
      </w:tr>
      <w:tr w:rsidR="006567D6" w:rsidRPr="00341F25" w14:paraId="3A7F0539" w14:textId="77777777" w:rsidTr="006567D6">
        <w:tc>
          <w:tcPr>
            <w:tcW w:w="10485" w:type="dxa"/>
            <w:gridSpan w:val="5"/>
            <w:shd w:val="clear" w:color="auto" w:fill="150A32"/>
          </w:tcPr>
          <w:p w14:paraId="7856F196" w14:textId="752B06A9" w:rsidR="006567D6" w:rsidRPr="00341F25" w:rsidRDefault="006567D6" w:rsidP="00F15D4F">
            <w:pPr>
              <w:spacing w:before="120" w:after="120"/>
              <w:rPr>
                <w:b/>
                <w:bCs/>
                <w:color w:val="FFFFFF" w:themeColor="background1"/>
              </w:rPr>
            </w:pPr>
            <w:r>
              <w:rPr>
                <w:b/>
                <w:bCs/>
                <w:color w:val="FFFFFF" w:themeColor="background1"/>
              </w:rPr>
              <w:t>COLOUR MEANING</w:t>
            </w:r>
          </w:p>
        </w:tc>
      </w:tr>
      <w:tr w:rsidR="006567D6" w14:paraId="73ABDB9E" w14:textId="77777777" w:rsidTr="00020CCC">
        <w:tc>
          <w:tcPr>
            <w:tcW w:w="10485" w:type="dxa"/>
            <w:gridSpan w:val="5"/>
          </w:tcPr>
          <w:p w14:paraId="293F1240" w14:textId="30675CF0" w:rsidR="006567D6" w:rsidRDefault="006567D6" w:rsidP="006567D6">
            <w:pPr>
              <w:spacing w:before="120" w:after="120"/>
            </w:pPr>
            <w:r w:rsidRPr="0052278E">
              <w:t>Our colour palette is built to balance trust, clarity, and energy within a modern technology-focused identity. It is designed to feel grounded and professional at its core, while still allowing space for bold, high-impact accents that communicate innovation and momentum.</w:t>
            </w:r>
          </w:p>
        </w:tc>
      </w:tr>
      <w:tr w:rsidR="006567D6" w14:paraId="015C0791" w14:textId="77777777" w:rsidTr="00012BF1">
        <w:tc>
          <w:tcPr>
            <w:tcW w:w="3495" w:type="dxa"/>
            <w:gridSpan w:val="2"/>
          </w:tcPr>
          <w:p w14:paraId="1BA05787" w14:textId="4DA4AA3B" w:rsidR="006567D6" w:rsidRPr="006567D6" w:rsidRDefault="006567D6" w:rsidP="006567D6">
            <w:pPr>
              <w:spacing w:before="120" w:after="120"/>
              <w:rPr>
                <w:b/>
                <w:bCs/>
              </w:rPr>
            </w:pPr>
            <w:r w:rsidRPr="006567D6">
              <w:rPr>
                <w:b/>
                <w:bCs/>
              </w:rPr>
              <w:t xml:space="preserve">Midnight Indigo </w:t>
            </w:r>
          </w:p>
        </w:tc>
        <w:tc>
          <w:tcPr>
            <w:tcW w:w="6990" w:type="dxa"/>
            <w:gridSpan w:val="3"/>
          </w:tcPr>
          <w:p w14:paraId="583EEECD" w14:textId="14D27413" w:rsidR="006567D6" w:rsidRDefault="006567D6" w:rsidP="00F15D4F">
            <w:pPr>
              <w:spacing w:before="120" w:after="120"/>
            </w:pPr>
            <w:r w:rsidRPr="0052278E">
              <w:t>serves as the primary brand colour, forming the foundation of the identity. It represents stability, depth, and reliability — reinforcing trust in the solutions we provide.</w:t>
            </w:r>
          </w:p>
        </w:tc>
      </w:tr>
      <w:tr w:rsidR="006567D6" w:rsidRPr="006567D6" w14:paraId="5C918231" w14:textId="77777777" w:rsidTr="001E5D37">
        <w:tc>
          <w:tcPr>
            <w:tcW w:w="3495" w:type="dxa"/>
            <w:gridSpan w:val="2"/>
          </w:tcPr>
          <w:p w14:paraId="353EAA89" w14:textId="5246C98C" w:rsidR="006567D6" w:rsidRPr="006567D6" w:rsidRDefault="006567D6" w:rsidP="00F15D4F">
            <w:pPr>
              <w:spacing w:before="120" w:after="120"/>
              <w:rPr>
                <w:b/>
                <w:bCs/>
              </w:rPr>
            </w:pPr>
            <w:r w:rsidRPr="006567D6">
              <w:rPr>
                <w:b/>
                <w:bCs/>
              </w:rPr>
              <w:t>Digital Teal</w:t>
            </w:r>
          </w:p>
        </w:tc>
        <w:tc>
          <w:tcPr>
            <w:tcW w:w="6990" w:type="dxa"/>
            <w:gridSpan w:val="3"/>
          </w:tcPr>
          <w:p w14:paraId="4FED4589" w14:textId="182739F3" w:rsidR="006567D6" w:rsidRPr="006567D6" w:rsidRDefault="006567D6" w:rsidP="00F15D4F">
            <w:pPr>
              <w:spacing w:before="120" w:after="120"/>
            </w:pPr>
            <w:r w:rsidRPr="006567D6">
              <w:t>is the secondary colour, supporting the primary palette with a sense of clarity, intelligence, and approachability. It is used to add structure and variation across layouts while maintaining a consistent brand feel.</w:t>
            </w:r>
          </w:p>
        </w:tc>
      </w:tr>
      <w:tr w:rsidR="006567D6" w:rsidRPr="006567D6" w14:paraId="5BEE4C2E" w14:textId="77777777" w:rsidTr="001E5D37">
        <w:tc>
          <w:tcPr>
            <w:tcW w:w="3495" w:type="dxa"/>
            <w:gridSpan w:val="2"/>
          </w:tcPr>
          <w:p w14:paraId="7E56A3BC" w14:textId="3164EAE8" w:rsidR="006567D6" w:rsidRPr="006567D6" w:rsidRDefault="006567D6" w:rsidP="00F15D4F">
            <w:pPr>
              <w:spacing w:before="120" w:after="120"/>
              <w:rPr>
                <w:b/>
                <w:bCs/>
              </w:rPr>
            </w:pPr>
            <w:r w:rsidRPr="0052278E">
              <w:rPr>
                <w:b/>
                <w:bCs/>
              </w:rPr>
              <w:t>Electric Mint</w:t>
            </w:r>
          </w:p>
        </w:tc>
        <w:tc>
          <w:tcPr>
            <w:tcW w:w="6990" w:type="dxa"/>
            <w:gridSpan w:val="3"/>
          </w:tcPr>
          <w:p w14:paraId="5CD469DE" w14:textId="44A62EB0" w:rsidR="006567D6" w:rsidRPr="006567D6" w:rsidRDefault="006567D6" w:rsidP="00F15D4F">
            <w:pPr>
              <w:spacing w:before="120" w:after="120"/>
            </w:pPr>
            <w:r w:rsidRPr="006567D6">
              <w:t>is the accent colour, used sparingly to draw attention to key actions, highlights, and moments of emphasis. It represents energy, efficiency, and transformation.</w:t>
            </w:r>
          </w:p>
        </w:tc>
      </w:tr>
      <w:tr w:rsidR="006567D6" w:rsidRPr="006567D6" w14:paraId="5CCC8CDF" w14:textId="77777777" w:rsidTr="001E5D37">
        <w:tc>
          <w:tcPr>
            <w:tcW w:w="3495" w:type="dxa"/>
            <w:gridSpan w:val="2"/>
          </w:tcPr>
          <w:p w14:paraId="41298C90" w14:textId="7478D97D" w:rsidR="006567D6" w:rsidRPr="006567D6" w:rsidRDefault="006567D6" w:rsidP="00F15D4F">
            <w:pPr>
              <w:spacing w:before="120" w:after="120"/>
              <w:rPr>
                <w:b/>
                <w:bCs/>
              </w:rPr>
            </w:pPr>
            <w:r w:rsidRPr="006567D6">
              <w:rPr>
                <w:b/>
                <w:bCs/>
              </w:rPr>
              <w:t>White</w:t>
            </w:r>
          </w:p>
        </w:tc>
        <w:tc>
          <w:tcPr>
            <w:tcW w:w="6990" w:type="dxa"/>
            <w:gridSpan w:val="3"/>
          </w:tcPr>
          <w:p w14:paraId="7202498D" w14:textId="16121F3F" w:rsidR="006567D6" w:rsidRPr="006567D6" w:rsidRDefault="006567D6" w:rsidP="00F15D4F">
            <w:pPr>
              <w:spacing w:before="120" w:after="120"/>
            </w:pPr>
            <w:r w:rsidRPr="006567D6">
              <w:t>acts as the neutral base and default background colour, ensuring simplicity, readability, and strong contrast across all brand materials.</w:t>
            </w:r>
          </w:p>
        </w:tc>
      </w:tr>
      <w:tr w:rsidR="006567D6" w:rsidRPr="00341F25" w14:paraId="3DE7E607" w14:textId="77777777" w:rsidTr="00F15D4F">
        <w:tc>
          <w:tcPr>
            <w:tcW w:w="10485" w:type="dxa"/>
            <w:gridSpan w:val="5"/>
            <w:shd w:val="clear" w:color="auto" w:fill="150A32"/>
          </w:tcPr>
          <w:p w14:paraId="1560CEBD" w14:textId="47781A18" w:rsidR="006567D6" w:rsidRPr="00341F25" w:rsidRDefault="006567D6" w:rsidP="00F15D4F">
            <w:pPr>
              <w:spacing w:before="120" w:after="120"/>
              <w:rPr>
                <w:b/>
                <w:bCs/>
                <w:color w:val="FFFFFF" w:themeColor="background1"/>
              </w:rPr>
            </w:pPr>
            <w:r>
              <w:rPr>
                <w:b/>
                <w:bCs/>
                <w:color w:val="FFFFFF" w:themeColor="background1"/>
              </w:rPr>
              <w:t>USAGE RULES</w:t>
            </w:r>
          </w:p>
        </w:tc>
      </w:tr>
      <w:tr w:rsidR="006567D6" w14:paraId="4A30F522" w14:textId="77777777" w:rsidTr="00F15D4F">
        <w:tc>
          <w:tcPr>
            <w:tcW w:w="3495" w:type="dxa"/>
            <w:gridSpan w:val="2"/>
          </w:tcPr>
          <w:p w14:paraId="77E23B0C" w14:textId="77777777" w:rsidR="006567D6" w:rsidRPr="006567D6" w:rsidRDefault="006567D6" w:rsidP="00F15D4F">
            <w:pPr>
              <w:spacing w:before="120" w:after="120"/>
              <w:rPr>
                <w:b/>
                <w:bCs/>
              </w:rPr>
            </w:pPr>
            <w:r w:rsidRPr="006567D6">
              <w:rPr>
                <w:b/>
                <w:bCs/>
              </w:rPr>
              <w:t xml:space="preserve">Midnight Indigo </w:t>
            </w:r>
          </w:p>
        </w:tc>
        <w:tc>
          <w:tcPr>
            <w:tcW w:w="6990" w:type="dxa"/>
            <w:gridSpan w:val="3"/>
          </w:tcPr>
          <w:p w14:paraId="3D0028FB" w14:textId="5B6F98AF" w:rsidR="006567D6" w:rsidRDefault="006567D6" w:rsidP="00F15D4F">
            <w:pPr>
              <w:spacing w:before="120" w:after="120"/>
            </w:pPr>
            <w:r w:rsidRPr="0052278E">
              <w:t>leads all core branding elements (logos, headers, key identity areas)</w:t>
            </w:r>
          </w:p>
        </w:tc>
      </w:tr>
      <w:tr w:rsidR="006567D6" w14:paraId="660FDB32" w14:textId="77777777" w:rsidTr="00F15D4F">
        <w:tc>
          <w:tcPr>
            <w:tcW w:w="3495" w:type="dxa"/>
            <w:gridSpan w:val="2"/>
          </w:tcPr>
          <w:p w14:paraId="15C6951F" w14:textId="5EB29C44" w:rsidR="006567D6" w:rsidRPr="006567D6" w:rsidRDefault="006567D6" w:rsidP="006567D6">
            <w:pPr>
              <w:spacing w:before="120" w:after="120"/>
              <w:rPr>
                <w:b/>
                <w:bCs/>
              </w:rPr>
            </w:pPr>
            <w:r w:rsidRPr="006567D6">
              <w:rPr>
                <w:b/>
                <w:bCs/>
              </w:rPr>
              <w:t>Digital Teal</w:t>
            </w:r>
          </w:p>
        </w:tc>
        <w:tc>
          <w:tcPr>
            <w:tcW w:w="6990" w:type="dxa"/>
            <w:gridSpan w:val="3"/>
          </w:tcPr>
          <w:p w14:paraId="7E538B31" w14:textId="2E2F9E6B" w:rsidR="006567D6" w:rsidRPr="006567D6" w:rsidRDefault="006567D6" w:rsidP="006567D6">
            <w:pPr>
              <w:spacing w:before="120" w:after="120"/>
            </w:pPr>
            <w:r w:rsidRPr="0052278E">
              <w:t>supports structure, sections, and secondary emphasis</w:t>
            </w:r>
          </w:p>
        </w:tc>
      </w:tr>
      <w:tr w:rsidR="006567D6" w14:paraId="19ADFCC6" w14:textId="77777777" w:rsidTr="00F15D4F">
        <w:tc>
          <w:tcPr>
            <w:tcW w:w="3495" w:type="dxa"/>
            <w:gridSpan w:val="2"/>
          </w:tcPr>
          <w:p w14:paraId="692D8003" w14:textId="0521B69F" w:rsidR="006567D6" w:rsidRPr="006567D6" w:rsidRDefault="006567D6" w:rsidP="006567D6">
            <w:pPr>
              <w:spacing w:before="120" w:after="120"/>
              <w:rPr>
                <w:b/>
                <w:bCs/>
              </w:rPr>
            </w:pPr>
            <w:r w:rsidRPr="0052278E">
              <w:rPr>
                <w:b/>
                <w:bCs/>
              </w:rPr>
              <w:t>Electric Mint</w:t>
            </w:r>
          </w:p>
        </w:tc>
        <w:tc>
          <w:tcPr>
            <w:tcW w:w="6990" w:type="dxa"/>
            <w:gridSpan w:val="3"/>
          </w:tcPr>
          <w:p w14:paraId="1194EF53" w14:textId="2B384DF5" w:rsidR="006567D6" w:rsidRPr="006567D6" w:rsidRDefault="006567D6" w:rsidP="006567D6">
            <w:pPr>
              <w:spacing w:before="120" w:after="120"/>
            </w:pPr>
            <w:r w:rsidRPr="0052278E">
              <w:t>is reserved for calls-to-action</w:t>
            </w:r>
            <w:r>
              <w:t xml:space="preserve"> (CTAS)</w:t>
            </w:r>
            <w:r w:rsidRPr="0052278E">
              <w:t>, highlights, and key points of focus</w:t>
            </w:r>
          </w:p>
        </w:tc>
      </w:tr>
      <w:tr w:rsidR="006567D6" w14:paraId="17B6F263" w14:textId="77777777" w:rsidTr="00F15D4F">
        <w:tc>
          <w:tcPr>
            <w:tcW w:w="3495" w:type="dxa"/>
            <w:gridSpan w:val="2"/>
          </w:tcPr>
          <w:p w14:paraId="20658560" w14:textId="7967A409" w:rsidR="006567D6" w:rsidRPr="006567D6" w:rsidRDefault="006567D6" w:rsidP="006567D6">
            <w:pPr>
              <w:spacing w:before="120" w:after="120"/>
              <w:rPr>
                <w:b/>
                <w:bCs/>
              </w:rPr>
            </w:pPr>
            <w:r w:rsidRPr="006567D6">
              <w:rPr>
                <w:b/>
                <w:bCs/>
              </w:rPr>
              <w:t>White</w:t>
            </w:r>
          </w:p>
        </w:tc>
        <w:tc>
          <w:tcPr>
            <w:tcW w:w="6990" w:type="dxa"/>
            <w:gridSpan w:val="3"/>
          </w:tcPr>
          <w:p w14:paraId="71BA6B65" w14:textId="56311987" w:rsidR="006567D6" w:rsidRPr="006567D6" w:rsidRDefault="006567D6" w:rsidP="006567D6">
            <w:pPr>
              <w:spacing w:before="120" w:after="120"/>
            </w:pPr>
            <w:r w:rsidRPr="0052278E">
              <w:t>is the default background to maintain clarity and simplicity White is the default background for clarity and simplicity</w:t>
            </w:r>
          </w:p>
        </w:tc>
      </w:tr>
    </w:tbl>
    <w:p w14:paraId="121BE8EF" w14:textId="2CB46A58" w:rsidR="0052278E" w:rsidRDefault="006567D6" w:rsidP="00D52642">
      <w:pPr>
        <w:pStyle w:val="Heading1"/>
      </w:pPr>
      <w:bookmarkStart w:id="181" w:name="_Toc233113453"/>
      <w:r>
        <w:lastRenderedPageBreak/>
        <w:t>Typography</w:t>
      </w:r>
      <w:bookmarkEnd w:id="181"/>
      <w:r w:rsidR="0052278E">
        <w:t xml:space="preserve"> </w:t>
      </w:r>
    </w:p>
    <w:p w14:paraId="7D97BA82" w14:textId="77777777" w:rsidR="00877828" w:rsidRPr="00877828" w:rsidRDefault="00877828" w:rsidP="00877828">
      <w:r w:rsidRPr="00877828">
        <w:t>Typography plays a key role in creating a consistent and professional brand experience. The STS typography system has been selected to balance a modern technology-focused identity with strong readability across digital, print, and presentation materials.</w:t>
      </w:r>
    </w:p>
    <w:p w14:paraId="40DB0D47" w14:textId="77777777" w:rsidR="00877828" w:rsidRPr="00877828" w:rsidRDefault="00877828" w:rsidP="00877828">
      <w:r w:rsidRPr="00877828">
        <w:t>It is designed to ensure that all communication feels clear, structured, and easy to read, while still maintaining a strong and recognisable brand presence.</w:t>
      </w:r>
    </w:p>
    <w:tbl>
      <w:tblPr>
        <w:tblStyle w:val="TableGrid"/>
        <w:tblW w:w="10485" w:type="dxa"/>
        <w:tblLook w:val="04A0" w:firstRow="1" w:lastRow="0" w:firstColumn="1" w:lastColumn="0" w:noHBand="0" w:noVBand="1"/>
      </w:tblPr>
      <w:tblGrid>
        <w:gridCol w:w="1818"/>
        <w:gridCol w:w="1535"/>
        <w:gridCol w:w="240"/>
        <w:gridCol w:w="888"/>
        <w:gridCol w:w="1960"/>
        <w:gridCol w:w="4016"/>
        <w:gridCol w:w="28"/>
      </w:tblGrid>
      <w:tr w:rsidR="00877828" w:rsidRPr="00341F25" w14:paraId="46EAE6D6" w14:textId="77777777" w:rsidTr="00D52642">
        <w:tc>
          <w:tcPr>
            <w:tcW w:w="10485" w:type="dxa"/>
            <w:gridSpan w:val="7"/>
            <w:shd w:val="clear" w:color="auto" w:fill="150A32"/>
          </w:tcPr>
          <w:p w14:paraId="5F291A82" w14:textId="4A0C5086" w:rsidR="00877828" w:rsidRPr="00341F25" w:rsidRDefault="00877828" w:rsidP="00F15D4F">
            <w:pPr>
              <w:spacing w:before="120" w:after="120"/>
              <w:rPr>
                <w:b/>
                <w:bCs/>
                <w:color w:val="FFFFFF" w:themeColor="background1"/>
              </w:rPr>
            </w:pPr>
            <w:r>
              <w:rPr>
                <w:b/>
                <w:bCs/>
                <w:color w:val="FFFFFF" w:themeColor="background1"/>
              </w:rPr>
              <w:t>PRIMARY TYPEFACE</w:t>
            </w:r>
          </w:p>
        </w:tc>
      </w:tr>
      <w:tr w:rsidR="00877828" w14:paraId="76D38C25" w14:textId="77777777" w:rsidTr="00D52642">
        <w:tc>
          <w:tcPr>
            <w:tcW w:w="3495" w:type="dxa"/>
            <w:gridSpan w:val="3"/>
          </w:tcPr>
          <w:p w14:paraId="79B03CE7" w14:textId="3040F4F8" w:rsidR="00877828" w:rsidRPr="00BC2522" w:rsidRDefault="00877828" w:rsidP="00F15D4F">
            <w:pPr>
              <w:spacing w:before="120" w:after="120"/>
              <w:rPr>
                <w:rFonts w:ascii="Montserrat" w:hAnsi="Montserrat"/>
                <w:b/>
                <w:bCs/>
              </w:rPr>
            </w:pPr>
            <w:r w:rsidRPr="00BC2522">
              <w:rPr>
                <w:rFonts w:ascii="Montserrat" w:hAnsi="Montserrat"/>
                <w:b/>
                <w:bCs/>
              </w:rPr>
              <w:t xml:space="preserve">Montserrat </w:t>
            </w:r>
          </w:p>
        </w:tc>
        <w:tc>
          <w:tcPr>
            <w:tcW w:w="6990" w:type="dxa"/>
            <w:gridSpan w:val="4"/>
          </w:tcPr>
          <w:p w14:paraId="61454A57" w14:textId="77777777" w:rsidR="00877828" w:rsidRDefault="00877828" w:rsidP="00877828">
            <w:pPr>
              <w:spacing w:before="120" w:after="120"/>
            </w:pPr>
            <w:r>
              <w:t>Montserrat is the primary typeface for the Simple Technology Solutions brand. It is used for the logo, headings, and key messaging.</w:t>
            </w:r>
          </w:p>
          <w:p w14:paraId="09124EA6" w14:textId="77777777" w:rsidR="00877828" w:rsidRDefault="00877828" w:rsidP="00877828">
            <w:pPr>
              <w:spacing w:before="120" w:after="120"/>
            </w:pPr>
            <w:r>
              <w:t>Its clean, geometric style reflects the brand’s focus on simplicity, modern technology, and structured thinking.</w:t>
            </w:r>
          </w:p>
          <w:p w14:paraId="791D5F07" w14:textId="617005A0" w:rsidR="00877828" w:rsidRDefault="00877828" w:rsidP="00877828">
            <w:pPr>
              <w:spacing w:before="120" w:after="120"/>
            </w:pPr>
            <w:r>
              <w:t>Montserrat is used when we want to create impact, hierarchy, and strong visual identity.</w:t>
            </w:r>
          </w:p>
        </w:tc>
      </w:tr>
      <w:tr w:rsidR="00877828" w14:paraId="751FA85C" w14:textId="77777777" w:rsidTr="00D52642">
        <w:tc>
          <w:tcPr>
            <w:tcW w:w="3495" w:type="dxa"/>
            <w:gridSpan w:val="3"/>
          </w:tcPr>
          <w:p w14:paraId="51D0BBA7" w14:textId="66B28EFE" w:rsidR="00877828" w:rsidRDefault="00877828" w:rsidP="00F15D4F">
            <w:pPr>
              <w:spacing w:before="120" w:after="120"/>
              <w:rPr>
                <w:b/>
                <w:bCs/>
              </w:rPr>
            </w:pPr>
            <w:r>
              <w:rPr>
                <w:b/>
                <w:bCs/>
              </w:rPr>
              <w:t>Recommended Usage</w:t>
            </w:r>
          </w:p>
        </w:tc>
        <w:tc>
          <w:tcPr>
            <w:tcW w:w="6990" w:type="dxa"/>
            <w:gridSpan w:val="4"/>
          </w:tcPr>
          <w:p w14:paraId="1854732B" w14:textId="02689597" w:rsidR="00877828" w:rsidRPr="00877828" w:rsidRDefault="00877828" w:rsidP="00877828">
            <w:pPr>
              <w:spacing w:before="120" w:after="120"/>
            </w:pPr>
            <w:r w:rsidRPr="00877828">
              <w:rPr>
                <w:b/>
                <w:bCs/>
              </w:rPr>
              <w:t>Logo:</w:t>
            </w:r>
            <w:r w:rsidRPr="00877828">
              <w:t xml:space="preserve"> Montserrat Bold </w:t>
            </w:r>
          </w:p>
          <w:p w14:paraId="7AD2FB74" w14:textId="6B601860" w:rsidR="00877828" w:rsidRPr="00877828" w:rsidRDefault="00877828" w:rsidP="00877828">
            <w:pPr>
              <w:spacing w:before="120" w:after="120"/>
            </w:pPr>
            <w:r w:rsidRPr="00877828">
              <w:rPr>
                <w:b/>
                <w:bCs/>
              </w:rPr>
              <w:t>Main Headings (H1):</w:t>
            </w:r>
            <w:r w:rsidRPr="00877828">
              <w:t xml:space="preserve"> Montserrat Bold </w:t>
            </w:r>
          </w:p>
          <w:p w14:paraId="0B059DBF" w14:textId="30724B9C" w:rsidR="00877828" w:rsidRPr="00877828" w:rsidRDefault="00877828" w:rsidP="00877828">
            <w:pPr>
              <w:spacing w:before="120" w:after="120"/>
            </w:pPr>
            <w:r w:rsidRPr="00877828">
              <w:rPr>
                <w:b/>
                <w:bCs/>
              </w:rPr>
              <w:t>Section Headings (H2):</w:t>
            </w:r>
            <w:r w:rsidRPr="00877828">
              <w:t xml:space="preserve"> Montserrat </w:t>
            </w:r>
            <w:r w:rsidR="00812B76" w:rsidRPr="00877828">
              <w:t>Bold</w:t>
            </w:r>
            <w:r w:rsidRPr="00877828">
              <w:t xml:space="preserve"> </w:t>
            </w:r>
          </w:p>
          <w:p w14:paraId="71816959" w14:textId="7A50430D" w:rsidR="00877828" w:rsidRPr="00877828" w:rsidRDefault="00877828" w:rsidP="00877828">
            <w:pPr>
              <w:spacing w:before="120" w:after="120"/>
            </w:pPr>
            <w:r w:rsidRPr="00877828">
              <w:rPr>
                <w:b/>
                <w:bCs/>
              </w:rPr>
              <w:t>Sub-headings (H3):</w:t>
            </w:r>
            <w:r w:rsidRPr="00877828">
              <w:t xml:space="preserve"> Montserrat Medium </w:t>
            </w:r>
          </w:p>
          <w:p w14:paraId="4FBBDD25" w14:textId="167BFF0D" w:rsidR="00877828" w:rsidRDefault="00877828" w:rsidP="00877828">
            <w:pPr>
              <w:spacing w:before="120" w:after="120"/>
            </w:pPr>
            <w:r w:rsidRPr="00877828">
              <w:rPr>
                <w:b/>
                <w:bCs/>
              </w:rPr>
              <w:t>Key Statements / Emphasis Text:</w:t>
            </w:r>
            <w:r w:rsidRPr="00877828">
              <w:t xml:space="preserve"> Montserrat Bold (as needed for clarity and emphasis)</w:t>
            </w:r>
          </w:p>
        </w:tc>
      </w:tr>
      <w:tr w:rsidR="00877828" w:rsidRPr="00341F25" w14:paraId="026D85E8" w14:textId="77777777" w:rsidTr="00D52642">
        <w:tc>
          <w:tcPr>
            <w:tcW w:w="10485" w:type="dxa"/>
            <w:gridSpan w:val="7"/>
            <w:shd w:val="clear" w:color="auto" w:fill="150A32"/>
          </w:tcPr>
          <w:p w14:paraId="60784EA2" w14:textId="2F712C5A" w:rsidR="00877828" w:rsidRPr="00341F25" w:rsidRDefault="00877828" w:rsidP="00F15D4F">
            <w:pPr>
              <w:spacing w:before="120" w:after="120"/>
              <w:rPr>
                <w:b/>
                <w:bCs/>
                <w:color w:val="FFFFFF" w:themeColor="background1"/>
              </w:rPr>
            </w:pPr>
            <w:r>
              <w:rPr>
                <w:b/>
                <w:bCs/>
                <w:color w:val="FFFFFF" w:themeColor="background1"/>
              </w:rPr>
              <w:t>SECONDARY TYPEFACE</w:t>
            </w:r>
          </w:p>
        </w:tc>
      </w:tr>
      <w:tr w:rsidR="00877828" w14:paraId="191665FD" w14:textId="77777777" w:rsidTr="00D52642">
        <w:tc>
          <w:tcPr>
            <w:tcW w:w="3495" w:type="dxa"/>
            <w:gridSpan w:val="3"/>
          </w:tcPr>
          <w:p w14:paraId="4BE3776D" w14:textId="273BA5D6" w:rsidR="00877828" w:rsidRDefault="00812B76" w:rsidP="00F15D4F">
            <w:pPr>
              <w:spacing w:before="120" w:after="120"/>
              <w:rPr>
                <w:b/>
                <w:bCs/>
              </w:rPr>
            </w:pPr>
            <w:r>
              <w:rPr>
                <w:b/>
                <w:bCs/>
              </w:rPr>
              <w:t>Calibri</w:t>
            </w:r>
          </w:p>
        </w:tc>
        <w:tc>
          <w:tcPr>
            <w:tcW w:w="6990" w:type="dxa"/>
            <w:gridSpan w:val="4"/>
          </w:tcPr>
          <w:p w14:paraId="77C3D58D" w14:textId="13C0C802" w:rsidR="00877828" w:rsidRPr="00877828" w:rsidRDefault="00812B76" w:rsidP="00877828">
            <w:pPr>
              <w:spacing w:before="120" w:after="120"/>
            </w:pPr>
            <w:r>
              <w:t>Calibri</w:t>
            </w:r>
            <w:r w:rsidR="00877828" w:rsidRPr="00877828">
              <w:t xml:space="preserve"> is the supporting typeface used for body text and longer-form content.</w:t>
            </w:r>
          </w:p>
          <w:p w14:paraId="2EE47730" w14:textId="77777777" w:rsidR="00877828" w:rsidRPr="00877828" w:rsidRDefault="00877828" w:rsidP="00877828">
            <w:pPr>
              <w:spacing w:before="120" w:after="120"/>
            </w:pPr>
            <w:r w:rsidRPr="00877828">
              <w:t>It has been selected for its high readability, especially in digital environments, while still complementing the modern and structured feel of Montserrat.</w:t>
            </w:r>
          </w:p>
          <w:p w14:paraId="70697766" w14:textId="589E85B7" w:rsidR="00877828" w:rsidRPr="00877828" w:rsidRDefault="00812B76" w:rsidP="00877828">
            <w:pPr>
              <w:spacing w:before="120" w:after="120"/>
            </w:pPr>
            <w:r>
              <w:t>Calibri</w:t>
            </w:r>
            <w:r w:rsidR="00877828" w:rsidRPr="00877828">
              <w:t xml:space="preserve"> is used when clarity and ease of reading are the priority.</w:t>
            </w:r>
          </w:p>
        </w:tc>
      </w:tr>
      <w:tr w:rsidR="00877828" w14:paraId="0C701F47" w14:textId="77777777" w:rsidTr="00D52642">
        <w:tc>
          <w:tcPr>
            <w:tcW w:w="3495" w:type="dxa"/>
            <w:gridSpan w:val="3"/>
          </w:tcPr>
          <w:p w14:paraId="3F2F38DD" w14:textId="7927D843" w:rsidR="00877828" w:rsidRDefault="00877828" w:rsidP="00F15D4F">
            <w:pPr>
              <w:spacing w:before="120" w:after="120"/>
              <w:rPr>
                <w:b/>
                <w:bCs/>
              </w:rPr>
            </w:pPr>
            <w:r>
              <w:rPr>
                <w:b/>
                <w:bCs/>
              </w:rPr>
              <w:t>Recommended Usage</w:t>
            </w:r>
          </w:p>
        </w:tc>
        <w:tc>
          <w:tcPr>
            <w:tcW w:w="6990" w:type="dxa"/>
            <w:gridSpan w:val="4"/>
          </w:tcPr>
          <w:p w14:paraId="63445C7B" w14:textId="05E50B04" w:rsidR="00877828" w:rsidRPr="00877828" w:rsidRDefault="00877828" w:rsidP="00877828">
            <w:pPr>
              <w:spacing w:before="120" w:after="120"/>
            </w:pPr>
            <w:r w:rsidRPr="00877828">
              <w:rPr>
                <w:b/>
                <w:bCs/>
              </w:rPr>
              <w:t>Body Text:</w:t>
            </w:r>
            <w:r w:rsidRPr="00877828">
              <w:t xml:space="preserve"> </w:t>
            </w:r>
            <w:r w:rsidR="00812B76">
              <w:t>Calibri</w:t>
            </w:r>
            <w:r w:rsidRPr="00877828">
              <w:t xml:space="preserve"> Regular </w:t>
            </w:r>
          </w:p>
          <w:p w14:paraId="509CD68A" w14:textId="09C04421" w:rsidR="00877828" w:rsidRPr="00877828" w:rsidRDefault="00877828" w:rsidP="00877828">
            <w:pPr>
              <w:spacing w:before="120" w:after="120"/>
            </w:pPr>
            <w:r w:rsidRPr="00877828">
              <w:rPr>
                <w:b/>
                <w:bCs/>
              </w:rPr>
              <w:t>Captions / Notes:</w:t>
            </w:r>
            <w:r w:rsidRPr="00877828">
              <w:t xml:space="preserve"> </w:t>
            </w:r>
            <w:r w:rsidR="00812B76">
              <w:t>Calibri</w:t>
            </w:r>
            <w:r w:rsidRPr="00877828">
              <w:t xml:space="preserve"> Regular </w:t>
            </w:r>
          </w:p>
          <w:p w14:paraId="2BDF4FA4" w14:textId="14D05105" w:rsidR="00877828" w:rsidRPr="00877828" w:rsidRDefault="00877828" w:rsidP="00877828">
            <w:pPr>
              <w:spacing w:before="120" w:after="120"/>
            </w:pPr>
            <w:r w:rsidRPr="00877828">
              <w:rPr>
                <w:b/>
                <w:bCs/>
              </w:rPr>
              <w:t>Supporting Content (documents, reports, proposals):</w:t>
            </w:r>
            <w:r w:rsidRPr="00877828">
              <w:t xml:space="preserve"> </w:t>
            </w:r>
            <w:r w:rsidR="00812B76">
              <w:t>Calibri</w:t>
            </w:r>
            <w:r w:rsidRPr="00877828">
              <w:t xml:space="preserve"> Regular </w:t>
            </w:r>
          </w:p>
          <w:p w14:paraId="11A545B6" w14:textId="2C9A34DA" w:rsidR="00877828" w:rsidRPr="00877828" w:rsidRDefault="00877828" w:rsidP="00877828">
            <w:pPr>
              <w:spacing w:before="120" w:after="120"/>
            </w:pPr>
            <w:r w:rsidRPr="00877828">
              <w:rPr>
                <w:b/>
                <w:bCs/>
              </w:rPr>
              <w:t>Forms / Instructions / Explanatory Content:</w:t>
            </w:r>
            <w:r w:rsidRPr="00877828">
              <w:t xml:space="preserve"> </w:t>
            </w:r>
            <w:r w:rsidR="00812B76">
              <w:t>Calibri</w:t>
            </w:r>
            <w:r w:rsidRPr="00877828">
              <w:t xml:space="preserve"> Regular</w:t>
            </w:r>
          </w:p>
        </w:tc>
      </w:tr>
      <w:tr w:rsidR="00877828" w:rsidRPr="00341F25" w14:paraId="0F878574" w14:textId="77777777" w:rsidTr="00D52642">
        <w:tc>
          <w:tcPr>
            <w:tcW w:w="10485" w:type="dxa"/>
            <w:gridSpan w:val="7"/>
            <w:shd w:val="clear" w:color="auto" w:fill="150A32"/>
          </w:tcPr>
          <w:p w14:paraId="58494FCE" w14:textId="479F6295" w:rsidR="00877828" w:rsidRPr="00341F25" w:rsidRDefault="00877828" w:rsidP="00F15D4F">
            <w:pPr>
              <w:spacing w:before="120" w:after="120"/>
              <w:rPr>
                <w:b/>
                <w:bCs/>
                <w:color w:val="FFFFFF" w:themeColor="background1"/>
              </w:rPr>
            </w:pPr>
            <w:r>
              <w:rPr>
                <w:b/>
                <w:bCs/>
                <w:color w:val="FFFFFF" w:themeColor="background1"/>
              </w:rPr>
              <w:t>TYPOGRAPHY HIERARCHY</w:t>
            </w:r>
          </w:p>
        </w:tc>
      </w:tr>
      <w:tr w:rsidR="00877828" w14:paraId="1455F67F" w14:textId="77777777" w:rsidTr="00D52642">
        <w:tc>
          <w:tcPr>
            <w:tcW w:w="10485" w:type="dxa"/>
            <w:gridSpan w:val="7"/>
          </w:tcPr>
          <w:p w14:paraId="79001C98" w14:textId="6796F58C" w:rsidR="00877828" w:rsidRPr="00877828" w:rsidRDefault="00877828" w:rsidP="00877828">
            <w:pPr>
              <w:spacing w:before="120" w:after="120"/>
            </w:pPr>
            <w:r w:rsidRPr="00877828">
              <w:t>This hierarchy ensures consistent structure across all documents and materials.</w:t>
            </w:r>
          </w:p>
        </w:tc>
      </w:tr>
      <w:tr w:rsidR="00C358FC" w:rsidRPr="00877828" w14:paraId="477A5727" w14:textId="3BD172CC" w:rsidTr="00D52642">
        <w:trPr>
          <w:gridAfter w:val="1"/>
          <w:wAfter w:w="29" w:type="dxa"/>
        </w:trPr>
        <w:tc>
          <w:tcPr>
            <w:tcW w:w="1837" w:type="dxa"/>
          </w:tcPr>
          <w:p w14:paraId="1B443507" w14:textId="1ABACEC5" w:rsidR="00C358FC" w:rsidRPr="00877828" w:rsidRDefault="00C358FC" w:rsidP="00F15D4F">
            <w:pPr>
              <w:spacing w:before="120" w:after="120"/>
              <w:rPr>
                <w:b/>
                <w:bCs/>
              </w:rPr>
            </w:pPr>
            <w:r w:rsidRPr="00877828">
              <w:rPr>
                <w:b/>
                <w:bCs/>
              </w:rPr>
              <w:t>Element</w:t>
            </w:r>
          </w:p>
        </w:tc>
        <w:tc>
          <w:tcPr>
            <w:tcW w:w="1418" w:type="dxa"/>
          </w:tcPr>
          <w:p w14:paraId="451EDA20" w14:textId="2AF1D78C" w:rsidR="00C358FC" w:rsidRPr="00877828" w:rsidRDefault="00C358FC" w:rsidP="00877828">
            <w:pPr>
              <w:spacing w:before="120" w:after="120"/>
              <w:rPr>
                <w:b/>
                <w:bCs/>
              </w:rPr>
            </w:pPr>
            <w:r w:rsidRPr="00877828">
              <w:rPr>
                <w:b/>
                <w:bCs/>
              </w:rPr>
              <w:t>Typeface</w:t>
            </w:r>
          </w:p>
        </w:tc>
        <w:tc>
          <w:tcPr>
            <w:tcW w:w="1132" w:type="dxa"/>
            <w:gridSpan w:val="2"/>
          </w:tcPr>
          <w:p w14:paraId="22B2FC00" w14:textId="3735D3C8" w:rsidR="00C358FC" w:rsidRPr="00877828" w:rsidRDefault="00C358FC" w:rsidP="00877828">
            <w:pPr>
              <w:spacing w:before="120" w:after="120"/>
              <w:rPr>
                <w:b/>
                <w:bCs/>
              </w:rPr>
            </w:pPr>
            <w:r w:rsidRPr="00877828">
              <w:rPr>
                <w:b/>
                <w:bCs/>
              </w:rPr>
              <w:t>Weight</w:t>
            </w:r>
          </w:p>
        </w:tc>
        <w:tc>
          <w:tcPr>
            <w:tcW w:w="1986" w:type="dxa"/>
          </w:tcPr>
          <w:p w14:paraId="62438351" w14:textId="75B5C398" w:rsidR="00C358FC" w:rsidRDefault="00C358FC" w:rsidP="00877828">
            <w:pPr>
              <w:spacing w:before="120" w:after="120"/>
              <w:rPr>
                <w:b/>
                <w:bCs/>
              </w:rPr>
            </w:pPr>
            <w:r>
              <w:rPr>
                <w:b/>
                <w:bCs/>
              </w:rPr>
              <w:t>Size</w:t>
            </w:r>
          </w:p>
        </w:tc>
        <w:tc>
          <w:tcPr>
            <w:tcW w:w="4083" w:type="dxa"/>
          </w:tcPr>
          <w:p w14:paraId="6D2DC683" w14:textId="255252E9" w:rsidR="00C358FC" w:rsidRPr="00877828" w:rsidRDefault="00C358FC" w:rsidP="00877828">
            <w:pPr>
              <w:spacing w:before="120" w:after="120"/>
              <w:rPr>
                <w:b/>
                <w:bCs/>
              </w:rPr>
            </w:pPr>
            <w:r>
              <w:rPr>
                <w:b/>
                <w:bCs/>
              </w:rPr>
              <w:t>Spacing</w:t>
            </w:r>
          </w:p>
        </w:tc>
      </w:tr>
      <w:tr w:rsidR="00C358FC" w14:paraId="4D4CE762" w14:textId="10257798" w:rsidTr="00D52642">
        <w:trPr>
          <w:gridAfter w:val="1"/>
          <w:wAfter w:w="29" w:type="dxa"/>
        </w:trPr>
        <w:tc>
          <w:tcPr>
            <w:tcW w:w="1837" w:type="dxa"/>
          </w:tcPr>
          <w:p w14:paraId="58E8C90E" w14:textId="502E43CF" w:rsidR="00C358FC" w:rsidRPr="00877828" w:rsidRDefault="00C358FC" w:rsidP="00F15D4F">
            <w:pPr>
              <w:spacing w:before="120" w:after="120"/>
            </w:pPr>
            <w:r>
              <w:t>Logo</w:t>
            </w:r>
          </w:p>
        </w:tc>
        <w:tc>
          <w:tcPr>
            <w:tcW w:w="1418" w:type="dxa"/>
          </w:tcPr>
          <w:p w14:paraId="64CAB48C" w14:textId="699D36B0" w:rsidR="00C358FC" w:rsidRPr="00BC2522" w:rsidRDefault="00C358FC" w:rsidP="00877828">
            <w:pPr>
              <w:spacing w:before="120" w:after="120"/>
              <w:rPr>
                <w:rFonts w:ascii="Montserrat" w:hAnsi="Montserrat"/>
                <w:b/>
                <w:bCs/>
              </w:rPr>
            </w:pPr>
            <w:r w:rsidRPr="00BC2522">
              <w:rPr>
                <w:rFonts w:ascii="Montserrat" w:hAnsi="Montserrat"/>
                <w:b/>
                <w:bCs/>
              </w:rPr>
              <w:t>Montserrat</w:t>
            </w:r>
          </w:p>
        </w:tc>
        <w:tc>
          <w:tcPr>
            <w:tcW w:w="1132" w:type="dxa"/>
            <w:gridSpan w:val="2"/>
          </w:tcPr>
          <w:p w14:paraId="75760FE6" w14:textId="2BBEB863" w:rsidR="00C358FC" w:rsidRPr="00877828" w:rsidRDefault="00C358FC" w:rsidP="00877828">
            <w:pPr>
              <w:spacing w:before="120" w:after="120"/>
            </w:pPr>
            <w:r>
              <w:t>Bold</w:t>
            </w:r>
          </w:p>
        </w:tc>
        <w:tc>
          <w:tcPr>
            <w:tcW w:w="1986" w:type="dxa"/>
          </w:tcPr>
          <w:p w14:paraId="68995686" w14:textId="4F873B9B" w:rsidR="00C358FC" w:rsidRPr="00C358FC" w:rsidRDefault="00C358FC" w:rsidP="00877828">
            <w:pPr>
              <w:spacing w:before="120" w:after="120"/>
            </w:pPr>
            <w:r w:rsidRPr="00C358FC">
              <w:t>As per logo system (STS lockup rules)</w:t>
            </w:r>
          </w:p>
        </w:tc>
        <w:tc>
          <w:tcPr>
            <w:tcW w:w="4083" w:type="dxa"/>
          </w:tcPr>
          <w:p w14:paraId="0869BA32" w14:textId="5311AFFD" w:rsidR="00C358FC" w:rsidRDefault="00C358FC" w:rsidP="00877828">
            <w:pPr>
              <w:spacing w:before="120" w:after="120"/>
            </w:pPr>
            <w:r w:rsidRPr="00C358FC">
              <w:t>As per logo system (no paragraph spacing rules apply)</w:t>
            </w:r>
          </w:p>
        </w:tc>
      </w:tr>
      <w:tr w:rsidR="00C358FC" w14:paraId="58D7CED4" w14:textId="5B18B793" w:rsidTr="00D52642">
        <w:trPr>
          <w:gridAfter w:val="1"/>
          <w:wAfter w:w="29" w:type="dxa"/>
        </w:trPr>
        <w:tc>
          <w:tcPr>
            <w:tcW w:w="1837" w:type="dxa"/>
          </w:tcPr>
          <w:p w14:paraId="267CD728" w14:textId="52D794D5" w:rsidR="00C358FC" w:rsidRPr="00877828" w:rsidRDefault="00C358FC" w:rsidP="00F15D4F">
            <w:pPr>
              <w:spacing w:before="120" w:after="120"/>
            </w:pPr>
            <w:r>
              <w:lastRenderedPageBreak/>
              <w:t>H1 Heading</w:t>
            </w:r>
          </w:p>
        </w:tc>
        <w:tc>
          <w:tcPr>
            <w:tcW w:w="1418" w:type="dxa"/>
          </w:tcPr>
          <w:p w14:paraId="1E56E1FD" w14:textId="072A47FF" w:rsidR="00C358FC" w:rsidRPr="00BC2522" w:rsidRDefault="00C358FC" w:rsidP="00877828">
            <w:pPr>
              <w:spacing w:before="120" w:after="120"/>
              <w:rPr>
                <w:rFonts w:ascii="Montserrat Black" w:hAnsi="Montserrat Black"/>
              </w:rPr>
            </w:pPr>
            <w:r w:rsidRPr="00BC2522">
              <w:rPr>
                <w:rFonts w:ascii="Montserrat Black" w:hAnsi="Montserrat Black"/>
              </w:rPr>
              <w:t>Montserrat</w:t>
            </w:r>
            <w:r w:rsidR="00812B76" w:rsidRPr="00BC2522">
              <w:rPr>
                <w:rFonts w:ascii="Montserrat Black" w:hAnsi="Montserrat Black"/>
              </w:rPr>
              <w:t xml:space="preserve"> Black</w:t>
            </w:r>
          </w:p>
        </w:tc>
        <w:tc>
          <w:tcPr>
            <w:tcW w:w="1132" w:type="dxa"/>
            <w:gridSpan w:val="2"/>
          </w:tcPr>
          <w:p w14:paraId="06287331" w14:textId="5111C2B6" w:rsidR="00C358FC" w:rsidRPr="00877828" w:rsidRDefault="00C358FC" w:rsidP="00877828">
            <w:pPr>
              <w:spacing w:before="120" w:after="120"/>
            </w:pPr>
            <w:r>
              <w:t>Bold</w:t>
            </w:r>
          </w:p>
        </w:tc>
        <w:tc>
          <w:tcPr>
            <w:tcW w:w="1986" w:type="dxa"/>
          </w:tcPr>
          <w:p w14:paraId="59B22BF3" w14:textId="55435E8C" w:rsidR="00C358FC" w:rsidRPr="00C358FC" w:rsidRDefault="00C358FC" w:rsidP="00877828">
            <w:pPr>
              <w:spacing w:before="120" w:after="120"/>
            </w:pPr>
            <w:r w:rsidRPr="00C358FC">
              <w:t>36–44pt</w:t>
            </w:r>
          </w:p>
        </w:tc>
        <w:tc>
          <w:tcPr>
            <w:tcW w:w="4083" w:type="dxa"/>
          </w:tcPr>
          <w:p w14:paraId="27F658D0" w14:textId="0B272E71" w:rsidR="00C358FC" w:rsidRDefault="00D52642" w:rsidP="00877828">
            <w:pPr>
              <w:spacing w:before="120" w:after="120"/>
            </w:pPr>
            <w:r>
              <w:t>18</w:t>
            </w:r>
            <w:r w:rsidR="00C358FC" w:rsidRPr="00C358FC">
              <w:t>pt above / 6pt below</w:t>
            </w:r>
          </w:p>
          <w:p w14:paraId="64C34912" w14:textId="77777777" w:rsidR="00C358FC" w:rsidRDefault="00C358FC" w:rsidP="00877828">
            <w:pPr>
              <w:spacing w:before="120" w:after="120"/>
            </w:pPr>
            <w:r w:rsidRPr="00C358FC">
              <w:t>starts on new page</w:t>
            </w:r>
          </w:p>
          <w:p w14:paraId="5E477112" w14:textId="26C59713" w:rsidR="00C358FC" w:rsidRDefault="00C358FC" w:rsidP="00877828">
            <w:pPr>
              <w:spacing w:before="120" w:after="120"/>
            </w:pPr>
            <w:r>
              <w:t>acts as section divider</w:t>
            </w:r>
          </w:p>
        </w:tc>
      </w:tr>
      <w:tr w:rsidR="00C358FC" w14:paraId="433743C4" w14:textId="75C9A43D" w:rsidTr="00D52642">
        <w:trPr>
          <w:gridAfter w:val="1"/>
          <w:wAfter w:w="29" w:type="dxa"/>
        </w:trPr>
        <w:tc>
          <w:tcPr>
            <w:tcW w:w="1837" w:type="dxa"/>
          </w:tcPr>
          <w:p w14:paraId="619AD8B0" w14:textId="0C896B90" w:rsidR="00C358FC" w:rsidRPr="00877828" w:rsidRDefault="00C358FC" w:rsidP="00F15D4F">
            <w:pPr>
              <w:spacing w:before="120" w:after="120"/>
            </w:pPr>
            <w:r>
              <w:t>H2 Heading</w:t>
            </w:r>
          </w:p>
        </w:tc>
        <w:tc>
          <w:tcPr>
            <w:tcW w:w="1418" w:type="dxa"/>
          </w:tcPr>
          <w:p w14:paraId="0C77BF0B" w14:textId="4B4649E1" w:rsidR="00C358FC" w:rsidRPr="00BC2522" w:rsidRDefault="00C358FC" w:rsidP="00877828">
            <w:pPr>
              <w:spacing w:before="120" w:after="120"/>
              <w:rPr>
                <w:rFonts w:ascii="Montserrat" w:hAnsi="Montserrat"/>
                <w:b/>
                <w:bCs/>
              </w:rPr>
            </w:pPr>
            <w:r w:rsidRPr="00BC2522">
              <w:rPr>
                <w:rFonts w:ascii="Montserrat" w:hAnsi="Montserrat"/>
                <w:b/>
                <w:bCs/>
              </w:rPr>
              <w:t>Montserrat</w:t>
            </w:r>
          </w:p>
        </w:tc>
        <w:tc>
          <w:tcPr>
            <w:tcW w:w="1132" w:type="dxa"/>
            <w:gridSpan w:val="2"/>
          </w:tcPr>
          <w:p w14:paraId="68E8BA12" w14:textId="2BCB6DD3" w:rsidR="00C358FC" w:rsidRPr="00877828" w:rsidRDefault="00812B76" w:rsidP="00877828">
            <w:pPr>
              <w:spacing w:before="120" w:after="120"/>
            </w:pPr>
            <w:r>
              <w:t>Bold</w:t>
            </w:r>
          </w:p>
        </w:tc>
        <w:tc>
          <w:tcPr>
            <w:tcW w:w="1986" w:type="dxa"/>
          </w:tcPr>
          <w:p w14:paraId="5B88DB57" w14:textId="6854FA21" w:rsidR="00C358FC" w:rsidRPr="00C358FC" w:rsidRDefault="00C358FC" w:rsidP="00877828">
            <w:pPr>
              <w:spacing w:before="120" w:after="120"/>
            </w:pPr>
            <w:r w:rsidRPr="00C358FC">
              <w:t>24–30pt</w:t>
            </w:r>
          </w:p>
        </w:tc>
        <w:tc>
          <w:tcPr>
            <w:tcW w:w="4083" w:type="dxa"/>
          </w:tcPr>
          <w:p w14:paraId="53AEBD28" w14:textId="3910FA74" w:rsidR="00C358FC" w:rsidRDefault="00D52642" w:rsidP="00877828">
            <w:pPr>
              <w:spacing w:before="120" w:after="120"/>
            </w:pPr>
            <w:r>
              <w:t>12</w:t>
            </w:r>
            <w:r w:rsidR="00C358FC" w:rsidRPr="00C358FC">
              <w:t>pt above / 6pt below</w:t>
            </w:r>
          </w:p>
        </w:tc>
      </w:tr>
      <w:tr w:rsidR="00C358FC" w14:paraId="68E3AAFD" w14:textId="719B9141" w:rsidTr="00D52642">
        <w:trPr>
          <w:gridAfter w:val="1"/>
          <w:wAfter w:w="29" w:type="dxa"/>
        </w:trPr>
        <w:tc>
          <w:tcPr>
            <w:tcW w:w="1837" w:type="dxa"/>
          </w:tcPr>
          <w:p w14:paraId="2DB0F005" w14:textId="65410E1F" w:rsidR="00C358FC" w:rsidRPr="00877828" w:rsidRDefault="00C358FC" w:rsidP="00F15D4F">
            <w:pPr>
              <w:spacing w:before="120" w:after="120"/>
            </w:pPr>
            <w:r>
              <w:t>H3 Heading</w:t>
            </w:r>
          </w:p>
        </w:tc>
        <w:tc>
          <w:tcPr>
            <w:tcW w:w="1418" w:type="dxa"/>
          </w:tcPr>
          <w:p w14:paraId="77F4BB1E" w14:textId="369B7D34" w:rsidR="00C358FC" w:rsidRPr="00BC2522" w:rsidRDefault="00C358FC" w:rsidP="00877828">
            <w:pPr>
              <w:spacing w:before="120" w:after="120"/>
              <w:rPr>
                <w:rFonts w:ascii="Montserrat" w:hAnsi="Montserrat"/>
                <w:b/>
                <w:bCs/>
              </w:rPr>
            </w:pPr>
            <w:r w:rsidRPr="00BC2522">
              <w:rPr>
                <w:rFonts w:ascii="Montserrat" w:hAnsi="Montserrat"/>
                <w:b/>
                <w:bCs/>
              </w:rPr>
              <w:t>Montserrat</w:t>
            </w:r>
          </w:p>
        </w:tc>
        <w:tc>
          <w:tcPr>
            <w:tcW w:w="1132" w:type="dxa"/>
            <w:gridSpan w:val="2"/>
          </w:tcPr>
          <w:p w14:paraId="02BB5CCC" w14:textId="3A5DDB42" w:rsidR="00C358FC" w:rsidRPr="00877828" w:rsidRDefault="00C358FC" w:rsidP="00877828">
            <w:pPr>
              <w:spacing w:before="120" w:after="120"/>
            </w:pPr>
            <w:r>
              <w:t>Medium</w:t>
            </w:r>
          </w:p>
        </w:tc>
        <w:tc>
          <w:tcPr>
            <w:tcW w:w="1986" w:type="dxa"/>
          </w:tcPr>
          <w:p w14:paraId="19CA4089" w14:textId="02C3D7B1" w:rsidR="00C358FC" w:rsidRPr="00C358FC" w:rsidRDefault="00C358FC" w:rsidP="00877828">
            <w:pPr>
              <w:spacing w:before="120" w:after="120"/>
            </w:pPr>
            <w:r w:rsidRPr="00C358FC">
              <w:t>18–22pt</w:t>
            </w:r>
          </w:p>
        </w:tc>
        <w:tc>
          <w:tcPr>
            <w:tcW w:w="4083" w:type="dxa"/>
          </w:tcPr>
          <w:p w14:paraId="78204FC3" w14:textId="2C537C09" w:rsidR="00C358FC" w:rsidRDefault="00C358FC" w:rsidP="00877828">
            <w:pPr>
              <w:spacing w:before="120" w:after="120"/>
            </w:pPr>
            <w:r w:rsidRPr="00C358FC">
              <w:t>6pt above / 6pt below</w:t>
            </w:r>
          </w:p>
        </w:tc>
      </w:tr>
      <w:tr w:rsidR="00C358FC" w14:paraId="0745C2C8" w14:textId="0AA0F470" w:rsidTr="00D52642">
        <w:trPr>
          <w:gridAfter w:val="1"/>
          <w:wAfter w:w="29" w:type="dxa"/>
        </w:trPr>
        <w:tc>
          <w:tcPr>
            <w:tcW w:w="1837" w:type="dxa"/>
          </w:tcPr>
          <w:p w14:paraId="6392A395" w14:textId="4A0D5C70" w:rsidR="00C358FC" w:rsidRPr="00877828" w:rsidRDefault="00C358FC" w:rsidP="00F15D4F">
            <w:pPr>
              <w:spacing w:before="120" w:after="120"/>
            </w:pPr>
            <w:r>
              <w:t>Body Text</w:t>
            </w:r>
          </w:p>
        </w:tc>
        <w:tc>
          <w:tcPr>
            <w:tcW w:w="1418" w:type="dxa"/>
          </w:tcPr>
          <w:p w14:paraId="0B9A7F92" w14:textId="6541478D" w:rsidR="00C358FC" w:rsidRPr="00877828" w:rsidRDefault="00812B76" w:rsidP="00877828">
            <w:pPr>
              <w:spacing w:before="120" w:after="120"/>
            </w:pPr>
            <w:r>
              <w:t>Calibri</w:t>
            </w:r>
          </w:p>
        </w:tc>
        <w:tc>
          <w:tcPr>
            <w:tcW w:w="1132" w:type="dxa"/>
            <w:gridSpan w:val="2"/>
          </w:tcPr>
          <w:p w14:paraId="411CC1DB" w14:textId="118E5A44" w:rsidR="00C358FC" w:rsidRPr="00877828" w:rsidRDefault="00C358FC" w:rsidP="00877828">
            <w:pPr>
              <w:spacing w:before="120" w:after="120"/>
            </w:pPr>
            <w:r>
              <w:t>Regular</w:t>
            </w:r>
          </w:p>
        </w:tc>
        <w:tc>
          <w:tcPr>
            <w:tcW w:w="1986" w:type="dxa"/>
          </w:tcPr>
          <w:p w14:paraId="3755A1C8" w14:textId="50259D64" w:rsidR="00C358FC" w:rsidRPr="00C358FC" w:rsidRDefault="00812B76" w:rsidP="00877828">
            <w:pPr>
              <w:spacing w:before="120" w:after="120"/>
            </w:pPr>
            <w:r>
              <w:t>11-12pt</w:t>
            </w:r>
          </w:p>
        </w:tc>
        <w:tc>
          <w:tcPr>
            <w:tcW w:w="4083" w:type="dxa"/>
          </w:tcPr>
          <w:p w14:paraId="5BCE2542" w14:textId="7F1A8462" w:rsidR="00C358FC" w:rsidRDefault="00C358FC" w:rsidP="00877828">
            <w:pPr>
              <w:spacing w:before="120" w:after="120"/>
            </w:pPr>
            <w:r w:rsidRPr="00C358FC">
              <w:t>6pt above / 6pt below</w:t>
            </w:r>
          </w:p>
        </w:tc>
      </w:tr>
      <w:tr w:rsidR="00C358FC" w14:paraId="16797A34" w14:textId="0E783424" w:rsidTr="00D52642">
        <w:trPr>
          <w:gridAfter w:val="1"/>
          <w:wAfter w:w="29" w:type="dxa"/>
        </w:trPr>
        <w:tc>
          <w:tcPr>
            <w:tcW w:w="1837" w:type="dxa"/>
          </w:tcPr>
          <w:p w14:paraId="1E3EFE35" w14:textId="4983F3B7" w:rsidR="00C358FC" w:rsidRDefault="00C358FC" w:rsidP="00F15D4F">
            <w:pPr>
              <w:spacing w:before="120" w:after="120"/>
            </w:pPr>
            <w:r>
              <w:t>Captions / Notes</w:t>
            </w:r>
          </w:p>
        </w:tc>
        <w:tc>
          <w:tcPr>
            <w:tcW w:w="1418" w:type="dxa"/>
          </w:tcPr>
          <w:p w14:paraId="71AAF358" w14:textId="3D1F3C44" w:rsidR="00C358FC" w:rsidRDefault="00812B76" w:rsidP="00877828">
            <w:pPr>
              <w:spacing w:before="120" w:after="120"/>
            </w:pPr>
            <w:r>
              <w:t>Calibri</w:t>
            </w:r>
          </w:p>
        </w:tc>
        <w:tc>
          <w:tcPr>
            <w:tcW w:w="1132" w:type="dxa"/>
            <w:gridSpan w:val="2"/>
          </w:tcPr>
          <w:p w14:paraId="46466ABC" w14:textId="49667A01" w:rsidR="00C358FC" w:rsidRDefault="00C358FC" w:rsidP="00877828">
            <w:pPr>
              <w:spacing w:before="120" w:after="120"/>
            </w:pPr>
            <w:r>
              <w:t>Regular</w:t>
            </w:r>
          </w:p>
        </w:tc>
        <w:tc>
          <w:tcPr>
            <w:tcW w:w="1986" w:type="dxa"/>
          </w:tcPr>
          <w:p w14:paraId="1D461492" w14:textId="3CE8F5AC" w:rsidR="00C358FC" w:rsidRPr="00C358FC" w:rsidRDefault="00812B76" w:rsidP="00877828">
            <w:pPr>
              <w:spacing w:before="120" w:after="120"/>
            </w:pPr>
            <w:r>
              <w:t>11-12pt</w:t>
            </w:r>
          </w:p>
        </w:tc>
        <w:tc>
          <w:tcPr>
            <w:tcW w:w="4083" w:type="dxa"/>
          </w:tcPr>
          <w:p w14:paraId="3474F06B" w14:textId="6B2C4AFF" w:rsidR="00C358FC" w:rsidRDefault="00C358FC" w:rsidP="00877828">
            <w:pPr>
              <w:spacing w:before="120" w:after="120"/>
            </w:pPr>
            <w:r w:rsidRPr="00C358FC">
              <w:t>6pt above / 6pt below</w:t>
            </w:r>
          </w:p>
        </w:tc>
      </w:tr>
      <w:tr w:rsidR="00C358FC" w:rsidRPr="00341F25" w14:paraId="5005C4BD" w14:textId="77777777" w:rsidTr="00D52642">
        <w:tc>
          <w:tcPr>
            <w:tcW w:w="10485" w:type="dxa"/>
            <w:gridSpan w:val="7"/>
            <w:shd w:val="clear" w:color="auto" w:fill="150A32"/>
          </w:tcPr>
          <w:p w14:paraId="2E7EC2D9" w14:textId="2B67DBD3" w:rsidR="00C358FC" w:rsidRPr="00341F25" w:rsidRDefault="00C358FC" w:rsidP="00F15D4F">
            <w:pPr>
              <w:spacing w:before="120" w:after="120"/>
              <w:rPr>
                <w:b/>
                <w:bCs/>
                <w:color w:val="FFFFFF" w:themeColor="background1"/>
              </w:rPr>
            </w:pPr>
            <w:r>
              <w:rPr>
                <w:b/>
                <w:bCs/>
                <w:color w:val="FFFFFF" w:themeColor="background1"/>
              </w:rPr>
              <w:t>TYPOGRAPHY SIZE RULES</w:t>
            </w:r>
          </w:p>
        </w:tc>
      </w:tr>
      <w:tr w:rsidR="00C358FC" w14:paraId="01E3DFAE" w14:textId="77777777" w:rsidTr="00D52642">
        <w:tc>
          <w:tcPr>
            <w:tcW w:w="10485" w:type="dxa"/>
            <w:gridSpan w:val="7"/>
          </w:tcPr>
          <w:p w14:paraId="0BB01210" w14:textId="77777777" w:rsidR="00C358FC" w:rsidRPr="00C358FC" w:rsidRDefault="00C358FC">
            <w:pPr>
              <w:numPr>
                <w:ilvl w:val="0"/>
                <w:numId w:val="7"/>
              </w:numPr>
              <w:spacing w:before="120" w:after="120"/>
            </w:pPr>
            <w:r w:rsidRPr="00C358FC">
              <w:t xml:space="preserve">Sizes are designed for </w:t>
            </w:r>
            <w:r w:rsidRPr="00C358FC">
              <w:rPr>
                <w:b/>
                <w:bCs/>
              </w:rPr>
              <w:t>Canva, Word, and presentation use</w:t>
            </w:r>
            <w:r w:rsidRPr="00C358FC">
              <w:t xml:space="preserve"> </w:t>
            </w:r>
          </w:p>
          <w:p w14:paraId="7CB1A4DC" w14:textId="77777777" w:rsidR="00C358FC" w:rsidRPr="00C358FC" w:rsidRDefault="00C358FC">
            <w:pPr>
              <w:numPr>
                <w:ilvl w:val="0"/>
                <w:numId w:val="7"/>
              </w:numPr>
              <w:spacing w:before="120" w:after="120"/>
            </w:pPr>
            <w:r w:rsidRPr="00C358FC">
              <w:t xml:space="preserve">Use the </w:t>
            </w:r>
            <w:r w:rsidRPr="00C358FC">
              <w:rPr>
                <w:b/>
                <w:bCs/>
              </w:rPr>
              <w:t>lower end of the range for dense documents</w:t>
            </w:r>
            <w:r w:rsidRPr="00C358FC">
              <w:t xml:space="preserve"> </w:t>
            </w:r>
          </w:p>
          <w:p w14:paraId="460E7CD7" w14:textId="77777777" w:rsidR="00C358FC" w:rsidRPr="00C358FC" w:rsidRDefault="00C358FC">
            <w:pPr>
              <w:numPr>
                <w:ilvl w:val="0"/>
                <w:numId w:val="7"/>
              </w:numPr>
              <w:spacing w:before="120" w:after="120"/>
            </w:pPr>
            <w:r w:rsidRPr="00C358FC">
              <w:t xml:space="preserve">Use the </w:t>
            </w:r>
            <w:r w:rsidRPr="00C358FC">
              <w:rPr>
                <w:b/>
                <w:bCs/>
              </w:rPr>
              <w:t>higher end of the range for presentations and marketing material</w:t>
            </w:r>
            <w:r w:rsidRPr="00C358FC">
              <w:t xml:space="preserve"> </w:t>
            </w:r>
          </w:p>
          <w:p w14:paraId="34D813C1" w14:textId="77777777" w:rsidR="00C358FC" w:rsidRPr="00C358FC" w:rsidRDefault="00C358FC">
            <w:pPr>
              <w:numPr>
                <w:ilvl w:val="0"/>
                <w:numId w:val="7"/>
              </w:numPr>
              <w:spacing w:before="120" w:after="120"/>
            </w:pPr>
            <w:r w:rsidRPr="00C358FC">
              <w:t xml:space="preserve">Do not create additional heading levels outside this system </w:t>
            </w:r>
          </w:p>
          <w:p w14:paraId="4E17CB6C" w14:textId="6CE00392" w:rsidR="00C358FC" w:rsidRPr="00877828" w:rsidRDefault="00C358FC">
            <w:pPr>
              <w:numPr>
                <w:ilvl w:val="0"/>
                <w:numId w:val="7"/>
              </w:numPr>
              <w:spacing w:before="120" w:after="120"/>
            </w:pPr>
            <w:r w:rsidRPr="00C358FC">
              <w:t>Do not manually scale text outside these defined ranges</w:t>
            </w:r>
          </w:p>
        </w:tc>
      </w:tr>
      <w:tr w:rsidR="00877828" w:rsidRPr="00341F25" w14:paraId="1871D051" w14:textId="77777777" w:rsidTr="00D52642">
        <w:tc>
          <w:tcPr>
            <w:tcW w:w="10485" w:type="dxa"/>
            <w:gridSpan w:val="7"/>
            <w:shd w:val="clear" w:color="auto" w:fill="150A32"/>
          </w:tcPr>
          <w:p w14:paraId="54353652" w14:textId="49BB9C42" w:rsidR="00877828" w:rsidRPr="00341F25" w:rsidRDefault="00877828" w:rsidP="00F15D4F">
            <w:pPr>
              <w:spacing w:before="120" w:after="120"/>
              <w:rPr>
                <w:b/>
                <w:bCs/>
                <w:color w:val="FFFFFF" w:themeColor="background1"/>
              </w:rPr>
            </w:pPr>
            <w:r>
              <w:rPr>
                <w:b/>
                <w:bCs/>
                <w:color w:val="FFFFFF" w:themeColor="background1"/>
              </w:rPr>
              <w:t>TYPOGRAPHY PRINCIPLES</w:t>
            </w:r>
          </w:p>
        </w:tc>
      </w:tr>
      <w:tr w:rsidR="00877828" w14:paraId="0D2183DB" w14:textId="77777777" w:rsidTr="00D52642">
        <w:tc>
          <w:tcPr>
            <w:tcW w:w="10485" w:type="dxa"/>
            <w:gridSpan w:val="7"/>
          </w:tcPr>
          <w:p w14:paraId="78B7E322" w14:textId="77777777" w:rsidR="00877828" w:rsidRPr="00877828" w:rsidRDefault="00877828">
            <w:pPr>
              <w:numPr>
                <w:ilvl w:val="0"/>
                <w:numId w:val="6"/>
              </w:numPr>
              <w:spacing w:before="120" w:after="120"/>
            </w:pPr>
            <w:r w:rsidRPr="00877828">
              <w:t xml:space="preserve">Use </w:t>
            </w:r>
            <w:r w:rsidRPr="00877828">
              <w:rPr>
                <w:b/>
                <w:bCs/>
              </w:rPr>
              <w:t>Montserrat for structure and emphasis</w:t>
            </w:r>
            <w:r w:rsidRPr="00877828">
              <w:t xml:space="preserve"> (headings, branding, key messages) </w:t>
            </w:r>
          </w:p>
          <w:p w14:paraId="41917C73" w14:textId="77777777" w:rsidR="00877828" w:rsidRPr="00877828" w:rsidRDefault="00877828">
            <w:pPr>
              <w:numPr>
                <w:ilvl w:val="0"/>
                <w:numId w:val="6"/>
              </w:numPr>
              <w:spacing w:before="120" w:after="120"/>
            </w:pPr>
            <w:r w:rsidRPr="00877828">
              <w:t xml:space="preserve">Use </w:t>
            </w:r>
            <w:r w:rsidRPr="00877828">
              <w:rPr>
                <w:b/>
                <w:bCs/>
              </w:rPr>
              <w:t>Open Sans for readability and explanation</w:t>
            </w:r>
            <w:r w:rsidRPr="00877828">
              <w:t xml:space="preserve"> (anything longer or instructional) </w:t>
            </w:r>
          </w:p>
          <w:p w14:paraId="05600D3D" w14:textId="77777777" w:rsidR="00877828" w:rsidRPr="00877828" w:rsidRDefault="00877828">
            <w:pPr>
              <w:numPr>
                <w:ilvl w:val="0"/>
                <w:numId w:val="6"/>
              </w:numPr>
              <w:spacing w:before="120" w:after="120"/>
            </w:pPr>
            <w:r w:rsidRPr="00877828">
              <w:t xml:space="preserve">Avoid introducing additional fonts unless there is a clear and approved business need </w:t>
            </w:r>
          </w:p>
          <w:p w14:paraId="50E89F3F" w14:textId="77777777" w:rsidR="00877828" w:rsidRPr="00877828" w:rsidRDefault="00877828">
            <w:pPr>
              <w:numPr>
                <w:ilvl w:val="0"/>
                <w:numId w:val="6"/>
              </w:numPr>
              <w:spacing w:before="120" w:after="120"/>
            </w:pPr>
            <w:r w:rsidRPr="00877828">
              <w:t xml:space="preserve">Maintain consistent font usage across Canva, Microsoft Office, website content, and all external communications </w:t>
            </w:r>
          </w:p>
          <w:p w14:paraId="615175CF" w14:textId="19452125" w:rsidR="00877828" w:rsidRPr="00877828" w:rsidRDefault="00877828">
            <w:pPr>
              <w:numPr>
                <w:ilvl w:val="0"/>
                <w:numId w:val="6"/>
              </w:numPr>
              <w:spacing w:before="120" w:after="120"/>
            </w:pPr>
            <w:r w:rsidRPr="00877828">
              <w:t>Prioritise clarity over styling — if something becomes harder to read, simplify it</w:t>
            </w:r>
          </w:p>
        </w:tc>
      </w:tr>
    </w:tbl>
    <w:p w14:paraId="2AF6B658" w14:textId="77777777" w:rsidR="00877828" w:rsidRDefault="00877828" w:rsidP="00854BDC"/>
    <w:p w14:paraId="588614E3" w14:textId="77777777" w:rsidR="00A128D9" w:rsidRDefault="00A128D9" w:rsidP="00A07932">
      <w:pPr>
        <w:pStyle w:val="Heading1"/>
      </w:pPr>
      <w:bookmarkStart w:id="182" w:name="_Toc233113454"/>
      <w:r>
        <w:lastRenderedPageBreak/>
        <w:t>Shape Library</w:t>
      </w:r>
      <w:bookmarkEnd w:id="182"/>
    </w:p>
    <w:p w14:paraId="4672EC4B" w14:textId="77777777" w:rsidR="005314A6" w:rsidRPr="005314A6" w:rsidRDefault="005314A6" w:rsidP="005314A6">
      <w:r w:rsidRPr="005314A6">
        <w:t>The Shape Library defines the standard shapes used for process mapping and workflow diagrams across STS materials. It ensures all processes are represented in a clear, consistent, and easy-to-understand way.</w:t>
      </w:r>
    </w:p>
    <w:p w14:paraId="41DFCDD7" w14:textId="76848BB4" w:rsidR="005314A6" w:rsidRPr="005314A6" w:rsidRDefault="005314A6" w:rsidP="005314A6">
      <w:r w:rsidRPr="005314A6">
        <w:t xml:space="preserve">A </w:t>
      </w:r>
      <w:r w:rsidRPr="005314A6">
        <w:rPr>
          <w:b/>
          <w:bCs/>
        </w:rPr>
        <w:t xml:space="preserve">shape legend </w:t>
      </w:r>
      <w:r>
        <w:rPr>
          <w:b/>
          <w:bCs/>
        </w:rPr>
        <w:t xml:space="preserve">(below) </w:t>
      </w:r>
      <w:r w:rsidRPr="005314A6">
        <w:rPr>
          <w:b/>
          <w:bCs/>
        </w:rPr>
        <w:t>has been created and serves as the official reference for all approved shapes and symbols.</w:t>
      </w:r>
    </w:p>
    <w:p w14:paraId="41E88DB8" w14:textId="77777777" w:rsidR="005314A6" w:rsidRPr="005314A6" w:rsidRDefault="005314A6" w:rsidP="005314A6">
      <w:r w:rsidRPr="005314A6">
        <w:t xml:space="preserve">This legend is the </w:t>
      </w:r>
      <w:r w:rsidRPr="005314A6">
        <w:rPr>
          <w:b/>
          <w:bCs/>
        </w:rPr>
        <w:t>single source of truth</w:t>
      </w:r>
      <w:r w:rsidRPr="005314A6">
        <w:t xml:space="preserve"> for all process mapping across STS.</w:t>
      </w:r>
    </w:p>
    <w:p w14:paraId="49BF9FD0" w14:textId="77777777" w:rsidR="005314A6" w:rsidRDefault="005314A6" w:rsidP="005314A6">
      <w:pPr>
        <w:rPr>
          <w:b/>
          <w:bCs/>
        </w:rPr>
      </w:pPr>
      <w:r>
        <w:rPr>
          <w:noProof/>
        </w:rPr>
        <w:drawing>
          <wp:inline distT="0" distB="0" distL="0" distR="0" wp14:anchorId="646F69DB" wp14:editId="6BF5AAFB">
            <wp:extent cx="6638925" cy="1857375"/>
            <wp:effectExtent l="0" t="0" r="9525" b="9525"/>
            <wp:docPr id="1076143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38925" cy="1857375"/>
                    </a:xfrm>
                    <a:prstGeom prst="rect">
                      <a:avLst/>
                    </a:prstGeom>
                    <a:noFill/>
                    <a:ln>
                      <a:noFill/>
                    </a:ln>
                  </pic:spPr>
                </pic:pic>
              </a:graphicData>
            </a:graphic>
          </wp:inline>
        </w:drawing>
      </w:r>
    </w:p>
    <w:p w14:paraId="2AC64290" w14:textId="77777777" w:rsidR="005314A6" w:rsidRDefault="005314A6" w:rsidP="005314A6">
      <w:pPr>
        <w:rPr>
          <w:b/>
          <w:bCs/>
        </w:rPr>
      </w:pPr>
    </w:p>
    <w:tbl>
      <w:tblPr>
        <w:tblStyle w:val="TableGrid"/>
        <w:tblW w:w="10485" w:type="dxa"/>
        <w:tblLook w:val="04A0" w:firstRow="1" w:lastRow="0" w:firstColumn="1" w:lastColumn="0" w:noHBand="0" w:noVBand="1"/>
      </w:tblPr>
      <w:tblGrid>
        <w:gridCol w:w="5242"/>
        <w:gridCol w:w="5243"/>
      </w:tblGrid>
      <w:tr w:rsidR="005314A6" w:rsidRPr="00341F25" w14:paraId="43BCFAD2" w14:textId="77777777" w:rsidTr="00B04A01">
        <w:tc>
          <w:tcPr>
            <w:tcW w:w="10485" w:type="dxa"/>
            <w:gridSpan w:val="2"/>
            <w:shd w:val="clear" w:color="auto" w:fill="150A32"/>
          </w:tcPr>
          <w:p w14:paraId="12F45DBE" w14:textId="77777777" w:rsidR="005314A6" w:rsidRPr="00341F25" w:rsidRDefault="005314A6" w:rsidP="00B04A01">
            <w:pPr>
              <w:spacing w:before="120" w:after="120"/>
              <w:rPr>
                <w:b/>
                <w:bCs/>
                <w:color w:val="FFFFFF" w:themeColor="background1"/>
              </w:rPr>
            </w:pPr>
            <w:r>
              <w:rPr>
                <w:b/>
                <w:bCs/>
                <w:color w:val="FFFFFF" w:themeColor="background1"/>
              </w:rPr>
              <w:t>USAGE RULES</w:t>
            </w:r>
          </w:p>
        </w:tc>
      </w:tr>
      <w:tr w:rsidR="005314A6" w14:paraId="0B544580" w14:textId="77777777" w:rsidTr="005314A6">
        <w:tc>
          <w:tcPr>
            <w:tcW w:w="5242" w:type="dxa"/>
          </w:tcPr>
          <w:p w14:paraId="43EF17FD" w14:textId="171340B3" w:rsidR="005314A6" w:rsidRPr="006567D6" w:rsidRDefault="005314A6" w:rsidP="00B04A01">
            <w:pPr>
              <w:spacing w:before="120" w:after="120"/>
              <w:rPr>
                <w:b/>
                <w:bCs/>
              </w:rPr>
            </w:pPr>
            <w:r w:rsidRPr="005314A6">
              <w:t>All process maps must use the shapes defined in the legend</w:t>
            </w:r>
          </w:p>
        </w:tc>
        <w:tc>
          <w:tcPr>
            <w:tcW w:w="5243" w:type="dxa"/>
          </w:tcPr>
          <w:p w14:paraId="46782C9C" w14:textId="6FD42E14" w:rsidR="005314A6" w:rsidRDefault="005314A6" w:rsidP="005314A6">
            <w:pPr>
              <w:spacing w:after="160" w:line="278" w:lineRule="auto"/>
            </w:pPr>
            <w:r w:rsidRPr="005314A6">
              <w:t xml:space="preserve">No additional shapes or symbols are to be created or used outside of this system </w:t>
            </w:r>
          </w:p>
        </w:tc>
      </w:tr>
      <w:tr w:rsidR="005314A6" w14:paraId="7F004CB5" w14:textId="77777777" w:rsidTr="005314A6">
        <w:tc>
          <w:tcPr>
            <w:tcW w:w="5242" w:type="dxa"/>
          </w:tcPr>
          <w:p w14:paraId="3AFAF766" w14:textId="3A1F63E1" w:rsidR="005314A6" w:rsidRPr="005314A6" w:rsidRDefault="005314A6" w:rsidP="005314A6">
            <w:pPr>
              <w:spacing w:after="160" w:line="278" w:lineRule="auto"/>
            </w:pPr>
            <w:r w:rsidRPr="005314A6">
              <w:t xml:space="preserve">If a shape is not in the legend, it is not approved for use </w:t>
            </w:r>
          </w:p>
        </w:tc>
        <w:tc>
          <w:tcPr>
            <w:tcW w:w="5243" w:type="dxa"/>
          </w:tcPr>
          <w:p w14:paraId="48F1CADD" w14:textId="57D07C87" w:rsidR="005314A6" w:rsidRPr="006567D6" w:rsidRDefault="005314A6" w:rsidP="005314A6">
            <w:pPr>
              <w:spacing w:after="160" w:line="278" w:lineRule="auto"/>
            </w:pPr>
            <w:r w:rsidRPr="005314A6">
              <w:t>All diagrams must remain consistent with the STS approach of clear, simple process representation</w:t>
            </w:r>
          </w:p>
        </w:tc>
      </w:tr>
    </w:tbl>
    <w:p w14:paraId="58FA8912" w14:textId="7C3C2552" w:rsidR="00A128D9" w:rsidRPr="00A128D9" w:rsidRDefault="00A128D9" w:rsidP="00A128D9"/>
    <w:p w14:paraId="09706710" w14:textId="5FDA65F3" w:rsidR="00A07932" w:rsidRDefault="00A07932" w:rsidP="00A07932">
      <w:pPr>
        <w:pStyle w:val="Heading1"/>
      </w:pPr>
      <w:bookmarkStart w:id="183" w:name="_Toc233113455"/>
      <w:r>
        <w:lastRenderedPageBreak/>
        <w:t>Icon Library</w:t>
      </w:r>
      <w:bookmarkEnd w:id="183"/>
    </w:p>
    <w:p w14:paraId="55029084" w14:textId="77777777" w:rsidR="005314A6" w:rsidRPr="005314A6" w:rsidRDefault="005314A6" w:rsidP="005314A6">
      <w:r w:rsidRPr="005314A6">
        <w:t>The Icon Library defines the standard set of icons used across STS brand materials. It ensures all visual symbols are consistent, simple, and aligned with the overall brand identity.</w:t>
      </w:r>
    </w:p>
    <w:p w14:paraId="5E6EF131" w14:textId="77777777" w:rsidR="005314A6" w:rsidRPr="005314A6" w:rsidRDefault="005314A6" w:rsidP="005314A6">
      <w:r w:rsidRPr="005314A6">
        <w:t>Icons are used to support clarity, improve readability, and visually reinforce key messages across documents, presentations, and digital content.</w:t>
      </w:r>
    </w:p>
    <w:p w14:paraId="6127CB73" w14:textId="77777777" w:rsidR="005314A6" w:rsidRPr="005314A6" w:rsidRDefault="005314A6" w:rsidP="005314A6">
      <w:r w:rsidRPr="005314A6">
        <w:t xml:space="preserve">A </w:t>
      </w:r>
      <w:r w:rsidRPr="005314A6">
        <w:rPr>
          <w:b/>
          <w:bCs/>
        </w:rPr>
        <w:t>standard STS icon set has been created and serves as the approved reference for all icon usage across the brand.</w:t>
      </w:r>
    </w:p>
    <w:p w14:paraId="4EB4F522" w14:textId="77777777" w:rsidR="005314A6" w:rsidRDefault="005314A6" w:rsidP="005314A6">
      <w:r w:rsidRPr="005314A6">
        <w:t xml:space="preserve">This icon set is the </w:t>
      </w:r>
      <w:r w:rsidRPr="005314A6">
        <w:rPr>
          <w:b/>
          <w:bCs/>
        </w:rPr>
        <w:t>single source of truth for all approved icons</w:t>
      </w:r>
      <w:r w:rsidRPr="005314A6">
        <w:t>.</w:t>
      </w:r>
    </w:p>
    <w:tbl>
      <w:tblPr>
        <w:tblStyle w:val="TableGrid"/>
        <w:tblW w:w="10485" w:type="dxa"/>
        <w:tblLook w:val="04A0" w:firstRow="1" w:lastRow="0" w:firstColumn="1" w:lastColumn="0" w:noHBand="0" w:noVBand="1"/>
      </w:tblPr>
      <w:tblGrid>
        <w:gridCol w:w="5242"/>
        <w:gridCol w:w="5243"/>
      </w:tblGrid>
      <w:tr w:rsidR="005314A6" w:rsidRPr="00341F25" w14:paraId="7EFEDB9D" w14:textId="77777777" w:rsidTr="00B04A01">
        <w:tc>
          <w:tcPr>
            <w:tcW w:w="10485" w:type="dxa"/>
            <w:gridSpan w:val="2"/>
            <w:shd w:val="clear" w:color="auto" w:fill="150A32"/>
          </w:tcPr>
          <w:p w14:paraId="746C6F83" w14:textId="77777777" w:rsidR="005314A6" w:rsidRPr="00341F25" w:rsidRDefault="005314A6" w:rsidP="00B04A01">
            <w:pPr>
              <w:spacing w:before="120" w:after="120"/>
              <w:rPr>
                <w:b/>
                <w:bCs/>
                <w:color w:val="FFFFFF" w:themeColor="background1"/>
              </w:rPr>
            </w:pPr>
            <w:r>
              <w:rPr>
                <w:b/>
                <w:bCs/>
                <w:color w:val="FFFFFF" w:themeColor="background1"/>
              </w:rPr>
              <w:t>USAGE RULES</w:t>
            </w:r>
          </w:p>
        </w:tc>
      </w:tr>
      <w:tr w:rsidR="005314A6" w14:paraId="320233BE" w14:textId="77777777" w:rsidTr="00B04A01">
        <w:tc>
          <w:tcPr>
            <w:tcW w:w="5242" w:type="dxa"/>
          </w:tcPr>
          <w:p w14:paraId="123C23E1" w14:textId="24327809" w:rsidR="005314A6" w:rsidRPr="006567D6" w:rsidRDefault="005314A6" w:rsidP="005314A6">
            <w:pPr>
              <w:spacing w:after="160" w:line="278" w:lineRule="auto"/>
              <w:rPr>
                <w:b/>
                <w:bCs/>
              </w:rPr>
            </w:pPr>
            <w:r w:rsidRPr="005314A6">
              <w:t>Only icons from the approved STS icon set are to be use</w:t>
            </w:r>
            <w:r>
              <w:t>d</w:t>
            </w:r>
          </w:p>
        </w:tc>
        <w:tc>
          <w:tcPr>
            <w:tcW w:w="5243" w:type="dxa"/>
          </w:tcPr>
          <w:p w14:paraId="28391C5F" w14:textId="3F33BC0C" w:rsidR="005314A6" w:rsidRDefault="005314A6" w:rsidP="005314A6">
            <w:pPr>
              <w:spacing w:after="160" w:line="278" w:lineRule="auto"/>
            </w:pPr>
            <w:r w:rsidRPr="005314A6">
              <w:t xml:space="preserve">Icons must not be redesigned, recoloured outside the brand palette, or altered with effects </w:t>
            </w:r>
          </w:p>
        </w:tc>
      </w:tr>
      <w:tr w:rsidR="005314A6" w14:paraId="791BBFD1" w14:textId="77777777" w:rsidTr="00B04A01">
        <w:tc>
          <w:tcPr>
            <w:tcW w:w="5242" w:type="dxa"/>
          </w:tcPr>
          <w:p w14:paraId="355B12EA" w14:textId="77777777" w:rsidR="005314A6" w:rsidRPr="005314A6" w:rsidRDefault="005314A6" w:rsidP="005314A6">
            <w:pPr>
              <w:spacing w:after="160" w:line="278" w:lineRule="auto"/>
            </w:pPr>
            <w:r w:rsidRPr="005314A6">
              <w:t xml:space="preserve">Icons may only be used in approved colour applications: </w:t>
            </w:r>
          </w:p>
          <w:p w14:paraId="01F16378" w14:textId="77777777" w:rsidR="005314A6" w:rsidRPr="005314A6" w:rsidRDefault="005314A6" w:rsidP="005314A6">
            <w:pPr>
              <w:numPr>
                <w:ilvl w:val="0"/>
                <w:numId w:val="10"/>
              </w:numPr>
              <w:spacing w:after="160" w:line="278" w:lineRule="auto"/>
            </w:pPr>
            <w:r w:rsidRPr="005314A6">
              <w:t xml:space="preserve">White (for use on dark backgrounds) </w:t>
            </w:r>
          </w:p>
          <w:p w14:paraId="1987C197" w14:textId="7C204337" w:rsidR="005314A6" w:rsidRPr="005314A6" w:rsidRDefault="005314A6" w:rsidP="005314A6">
            <w:pPr>
              <w:numPr>
                <w:ilvl w:val="0"/>
                <w:numId w:val="10"/>
              </w:numPr>
              <w:spacing w:after="160" w:line="278" w:lineRule="auto"/>
            </w:pPr>
            <w:r w:rsidRPr="005314A6">
              <w:t xml:space="preserve">Midnight Indigo (for use on light backgrounds) </w:t>
            </w:r>
          </w:p>
        </w:tc>
        <w:tc>
          <w:tcPr>
            <w:tcW w:w="5243" w:type="dxa"/>
          </w:tcPr>
          <w:p w14:paraId="081A6EDD" w14:textId="596C5BF8" w:rsidR="005314A6" w:rsidRPr="006567D6" w:rsidRDefault="005314A6" w:rsidP="005314A6">
            <w:pPr>
              <w:spacing w:after="160" w:line="278" w:lineRule="auto"/>
            </w:pPr>
            <w:r w:rsidRPr="005314A6">
              <w:t xml:space="preserve">If an icon is not included in the approved set, it is not permitted for use </w:t>
            </w:r>
          </w:p>
        </w:tc>
      </w:tr>
      <w:tr w:rsidR="005314A6" w:rsidRPr="00341F25" w14:paraId="124BD1FC" w14:textId="77777777" w:rsidTr="00B04A01">
        <w:tc>
          <w:tcPr>
            <w:tcW w:w="10485" w:type="dxa"/>
            <w:gridSpan w:val="2"/>
            <w:shd w:val="clear" w:color="auto" w:fill="150A32"/>
          </w:tcPr>
          <w:p w14:paraId="6BF432C0" w14:textId="3F508BB6" w:rsidR="005314A6" w:rsidRPr="00341F25" w:rsidRDefault="005314A6" w:rsidP="00B04A01">
            <w:pPr>
              <w:spacing w:before="120" w:after="120"/>
              <w:rPr>
                <w:b/>
                <w:bCs/>
                <w:color w:val="FFFFFF" w:themeColor="background1"/>
              </w:rPr>
            </w:pPr>
            <w:r>
              <w:rPr>
                <w:b/>
                <w:bCs/>
                <w:color w:val="FFFFFF" w:themeColor="background1"/>
              </w:rPr>
              <w:t>CONSISTENCY RULES</w:t>
            </w:r>
          </w:p>
        </w:tc>
      </w:tr>
      <w:tr w:rsidR="005314A6" w14:paraId="0244A428" w14:textId="77777777" w:rsidTr="00B04A01">
        <w:tc>
          <w:tcPr>
            <w:tcW w:w="5242" w:type="dxa"/>
          </w:tcPr>
          <w:p w14:paraId="01C3691F" w14:textId="640D529B" w:rsidR="005314A6" w:rsidRPr="006567D6" w:rsidRDefault="005314A6" w:rsidP="005314A6">
            <w:pPr>
              <w:spacing w:after="160" w:line="278" w:lineRule="auto"/>
              <w:rPr>
                <w:b/>
                <w:bCs/>
              </w:rPr>
            </w:pPr>
            <w:r w:rsidRPr="005314A6">
              <w:t xml:space="preserve">All icon usage must remain consistent across Canva, Word, presentations, and digital materials </w:t>
            </w:r>
          </w:p>
        </w:tc>
        <w:tc>
          <w:tcPr>
            <w:tcW w:w="5243" w:type="dxa"/>
          </w:tcPr>
          <w:p w14:paraId="40A4830F" w14:textId="6E26E809" w:rsidR="005314A6" w:rsidRDefault="005314A6" w:rsidP="005314A6">
            <w:pPr>
              <w:spacing w:after="160" w:line="278" w:lineRule="auto"/>
            </w:pPr>
            <w:r w:rsidRPr="005314A6">
              <w:t xml:space="preserve">Icons must always support content clarity rather than act as decoration </w:t>
            </w:r>
          </w:p>
        </w:tc>
      </w:tr>
      <w:tr w:rsidR="005314A6" w14:paraId="65526D75" w14:textId="77777777" w:rsidTr="00B04A01">
        <w:tc>
          <w:tcPr>
            <w:tcW w:w="5242" w:type="dxa"/>
          </w:tcPr>
          <w:p w14:paraId="7862CFA1" w14:textId="65A09867" w:rsidR="005314A6" w:rsidRPr="005314A6" w:rsidRDefault="005314A6" w:rsidP="005314A6">
            <w:pPr>
              <w:spacing w:after="160" w:line="278" w:lineRule="auto"/>
            </w:pPr>
            <w:r w:rsidRPr="005314A6">
              <w:t>No additional icon styles, sets, or libraries are to be introduced outside the approved system</w:t>
            </w:r>
          </w:p>
        </w:tc>
        <w:tc>
          <w:tcPr>
            <w:tcW w:w="5243" w:type="dxa"/>
          </w:tcPr>
          <w:p w14:paraId="01C45DE3" w14:textId="1074988F" w:rsidR="005314A6" w:rsidRPr="006567D6" w:rsidRDefault="005314A6" w:rsidP="00B04A01">
            <w:pPr>
              <w:spacing w:after="160" w:line="278" w:lineRule="auto"/>
            </w:pPr>
          </w:p>
        </w:tc>
      </w:tr>
    </w:tbl>
    <w:p w14:paraId="3310E191" w14:textId="5D03A06D" w:rsidR="00A128D9" w:rsidRPr="00A128D9" w:rsidRDefault="00A128D9" w:rsidP="00A128D9"/>
    <w:tbl>
      <w:tblPr>
        <w:tblStyle w:val="TableGrid"/>
        <w:tblW w:w="5000" w:type="pct"/>
        <w:tblLook w:val="04A0" w:firstRow="1" w:lastRow="0" w:firstColumn="1" w:lastColumn="0" w:noHBand="0" w:noVBand="1"/>
      </w:tblPr>
      <w:tblGrid>
        <w:gridCol w:w="5241"/>
        <w:gridCol w:w="5215"/>
      </w:tblGrid>
      <w:tr w:rsidR="00A128D9" w:rsidRPr="00341F25" w14:paraId="7E93541B" w14:textId="77777777" w:rsidTr="005314A6">
        <w:trPr>
          <w:tblHeader/>
        </w:trPr>
        <w:tc>
          <w:tcPr>
            <w:tcW w:w="2506" w:type="pct"/>
            <w:shd w:val="clear" w:color="auto" w:fill="150A32"/>
          </w:tcPr>
          <w:p w14:paraId="341B7290" w14:textId="351F1DF2" w:rsidR="00A128D9" w:rsidRPr="00341F25" w:rsidRDefault="00A128D9" w:rsidP="00B04A01">
            <w:pPr>
              <w:spacing w:before="120" w:after="120"/>
              <w:rPr>
                <w:b/>
                <w:bCs/>
                <w:color w:val="FFFFFF" w:themeColor="background1"/>
              </w:rPr>
            </w:pPr>
            <w:r>
              <w:rPr>
                <w:b/>
                <w:bCs/>
                <w:color w:val="FFFFFF" w:themeColor="background1"/>
              </w:rPr>
              <w:t>ICON</w:t>
            </w:r>
          </w:p>
        </w:tc>
        <w:tc>
          <w:tcPr>
            <w:tcW w:w="2494" w:type="pct"/>
            <w:shd w:val="clear" w:color="auto" w:fill="150A32"/>
          </w:tcPr>
          <w:p w14:paraId="18B144E3" w14:textId="77777777" w:rsidR="00A128D9" w:rsidRPr="00341F25" w:rsidRDefault="00A128D9" w:rsidP="00B04A01">
            <w:pPr>
              <w:spacing w:before="120" w:after="120"/>
              <w:rPr>
                <w:b/>
                <w:bCs/>
                <w:color w:val="FFFFFF" w:themeColor="background1"/>
              </w:rPr>
            </w:pPr>
            <w:r>
              <w:rPr>
                <w:b/>
                <w:bCs/>
                <w:color w:val="FFFFFF" w:themeColor="background1"/>
              </w:rPr>
              <w:t>DESCRIPTION</w:t>
            </w:r>
          </w:p>
        </w:tc>
      </w:tr>
      <w:tr w:rsidR="00A128D9" w14:paraId="2486009B" w14:textId="77777777" w:rsidTr="005314A6">
        <w:tc>
          <w:tcPr>
            <w:tcW w:w="2506" w:type="pct"/>
            <w:shd w:val="clear" w:color="auto" w:fill="20B4C9"/>
          </w:tcPr>
          <w:p w14:paraId="750E885E" w14:textId="44CC36EF" w:rsidR="00A128D9" w:rsidRPr="00A07932" w:rsidRDefault="00A128D9" w:rsidP="00B04A01">
            <w:pPr>
              <w:spacing w:before="120" w:after="120"/>
              <w:rPr>
                <w:rFonts w:ascii="Montserrat" w:hAnsi="Montserrat"/>
              </w:rPr>
            </w:pPr>
            <w:r>
              <w:rPr>
                <w:rFonts w:ascii="Montserrat" w:hAnsi="Montserrat"/>
                <w:noProof/>
              </w:rPr>
              <w:drawing>
                <wp:inline distT="0" distB="0" distL="0" distR="0" wp14:anchorId="3716DF3B" wp14:editId="50F792EC">
                  <wp:extent cx="1257300" cy="1257300"/>
                  <wp:effectExtent l="0" t="0" r="0" b="0"/>
                  <wp:docPr id="12666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p>
        </w:tc>
        <w:tc>
          <w:tcPr>
            <w:tcW w:w="2494" w:type="pct"/>
          </w:tcPr>
          <w:p w14:paraId="0060C503" w14:textId="5F8B2A88" w:rsidR="00A128D9" w:rsidRDefault="00A128D9" w:rsidP="00B04A01">
            <w:pPr>
              <w:spacing w:before="120" w:after="120"/>
            </w:pPr>
            <w:r>
              <w:t xml:space="preserve">Message </w:t>
            </w:r>
          </w:p>
        </w:tc>
      </w:tr>
      <w:tr w:rsidR="00A128D9" w14:paraId="20D9EAF2" w14:textId="77777777" w:rsidTr="005314A6">
        <w:tc>
          <w:tcPr>
            <w:tcW w:w="2506" w:type="pct"/>
            <w:shd w:val="clear" w:color="auto" w:fill="20B4C9"/>
          </w:tcPr>
          <w:p w14:paraId="008B8486" w14:textId="7683DFB1" w:rsidR="00A128D9" w:rsidRDefault="00A128D9" w:rsidP="00A128D9">
            <w:pPr>
              <w:spacing w:before="120" w:after="120"/>
              <w:rPr>
                <w:rFonts w:ascii="Montserrat" w:hAnsi="Montserrat"/>
                <w:noProof/>
              </w:rPr>
            </w:pPr>
            <w:r>
              <w:rPr>
                <w:rFonts w:ascii="Montserrat" w:hAnsi="Montserrat"/>
                <w:noProof/>
              </w:rPr>
              <w:drawing>
                <wp:inline distT="0" distB="0" distL="0" distR="0" wp14:anchorId="2989A734" wp14:editId="27941204">
                  <wp:extent cx="1200150" cy="1200150"/>
                  <wp:effectExtent l="0" t="0" r="0" b="0"/>
                  <wp:docPr id="455896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a:ln>
                            <a:noFill/>
                          </a:ln>
                        </pic:spPr>
                      </pic:pic>
                    </a:graphicData>
                  </a:graphic>
                </wp:inline>
              </w:drawing>
            </w:r>
          </w:p>
        </w:tc>
        <w:tc>
          <w:tcPr>
            <w:tcW w:w="2494" w:type="pct"/>
          </w:tcPr>
          <w:p w14:paraId="0367B065" w14:textId="78EB84BC" w:rsidR="00A128D9" w:rsidRDefault="00A128D9" w:rsidP="00A128D9">
            <w:pPr>
              <w:spacing w:before="120" w:after="120"/>
            </w:pPr>
            <w:r>
              <w:t xml:space="preserve">Database </w:t>
            </w:r>
          </w:p>
        </w:tc>
      </w:tr>
      <w:tr w:rsidR="00A128D9" w14:paraId="02FB4C86" w14:textId="77777777" w:rsidTr="005314A6">
        <w:tc>
          <w:tcPr>
            <w:tcW w:w="2506" w:type="pct"/>
            <w:shd w:val="clear" w:color="auto" w:fill="20B4C9"/>
          </w:tcPr>
          <w:p w14:paraId="546B6CEB" w14:textId="35EB51DC" w:rsidR="00A128D9" w:rsidRDefault="00A128D9" w:rsidP="00A128D9">
            <w:pPr>
              <w:spacing w:before="120" w:after="120"/>
              <w:rPr>
                <w:rFonts w:ascii="Montserrat" w:hAnsi="Montserrat"/>
                <w:noProof/>
              </w:rPr>
            </w:pPr>
            <w:r>
              <w:rPr>
                <w:rFonts w:ascii="Montserrat" w:hAnsi="Montserrat"/>
                <w:noProof/>
              </w:rPr>
              <w:lastRenderedPageBreak/>
              <w:drawing>
                <wp:inline distT="0" distB="0" distL="0" distR="0" wp14:anchorId="6345EE4E" wp14:editId="342977F2">
                  <wp:extent cx="1238250" cy="1247775"/>
                  <wp:effectExtent l="0" t="0" r="0" b="0"/>
                  <wp:docPr id="359448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8250" cy="1247775"/>
                          </a:xfrm>
                          <a:prstGeom prst="rect">
                            <a:avLst/>
                          </a:prstGeom>
                          <a:noFill/>
                          <a:ln>
                            <a:noFill/>
                          </a:ln>
                        </pic:spPr>
                      </pic:pic>
                    </a:graphicData>
                  </a:graphic>
                </wp:inline>
              </w:drawing>
            </w:r>
          </w:p>
        </w:tc>
        <w:tc>
          <w:tcPr>
            <w:tcW w:w="2494" w:type="pct"/>
          </w:tcPr>
          <w:p w14:paraId="383E65B6" w14:textId="7930C890" w:rsidR="00A128D9" w:rsidRDefault="00A128D9" w:rsidP="00A128D9">
            <w:pPr>
              <w:spacing w:before="120" w:after="120"/>
            </w:pPr>
            <w:r>
              <w:t xml:space="preserve">Document </w:t>
            </w:r>
          </w:p>
        </w:tc>
      </w:tr>
      <w:tr w:rsidR="00A128D9" w14:paraId="0C56FCE4" w14:textId="77777777" w:rsidTr="005314A6">
        <w:tc>
          <w:tcPr>
            <w:tcW w:w="2506" w:type="pct"/>
            <w:shd w:val="clear" w:color="auto" w:fill="20B4C9"/>
          </w:tcPr>
          <w:p w14:paraId="469284E0" w14:textId="69973AC1" w:rsidR="00A128D9" w:rsidRDefault="00A128D9" w:rsidP="00A128D9">
            <w:pPr>
              <w:spacing w:before="120" w:after="120"/>
              <w:rPr>
                <w:rFonts w:ascii="Montserrat" w:hAnsi="Montserrat"/>
                <w:noProof/>
              </w:rPr>
            </w:pPr>
            <w:r>
              <w:rPr>
                <w:rFonts w:ascii="Montserrat" w:hAnsi="Montserrat"/>
                <w:noProof/>
              </w:rPr>
              <w:drawing>
                <wp:inline distT="0" distB="0" distL="0" distR="0" wp14:anchorId="5F9E912E" wp14:editId="1EA636F6">
                  <wp:extent cx="1181100" cy="1162050"/>
                  <wp:effectExtent l="0" t="0" r="0" b="0"/>
                  <wp:docPr id="1967603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1100" cy="1162050"/>
                          </a:xfrm>
                          <a:prstGeom prst="rect">
                            <a:avLst/>
                          </a:prstGeom>
                          <a:noFill/>
                          <a:ln>
                            <a:noFill/>
                          </a:ln>
                        </pic:spPr>
                      </pic:pic>
                    </a:graphicData>
                  </a:graphic>
                </wp:inline>
              </w:drawing>
            </w:r>
          </w:p>
        </w:tc>
        <w:tc>
          <w:tcPr>
            <w:tcW w:w="2494" w:type="pct"/>
          </w:tcPr>
          <w:p w14:paraId="7E004CEE" w14:textId="3E7DBFB8" w:rsidR="00A128D9" w:rsidRDefault="00A128D9" w:rsidP="00A128D9">
            <w:pPr>
              <w:spacing w:before="120" w:after="120"/>
            </w:pPr>
            <w:r>
              <w:t xml:space="preserve">Drive </w:t>
            </w:r>
            <w:r>
              <w:rPr>
                <w:noProof/>
              </w:rPr>
              <w:drawing>
                <wp:inline distT="0" distB="0" distL="0" distR="0" wp14:anchorId="497AAC64" wp14:editId="3D0A7A0D">
                  <wp:extent cx="1181100" cy="1162050"/>
                  <wp:effectExtent l="0" t="0" r="0" b="0"/>
                  <wp:docPr id="427817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1100" cy="1162050"/>
                          </a:xfrm>
                          <a:prstGeom prst="rect">
                            <a:avLst/>
                          </a:prstGeom>
                          <a:noFill/>
                          <a:ln>
                            <a:noFill/>
                          </a:ln>
                        </pic:spPr>
                      </pic:pic>
                    </a:graphicData>
                  </a:graphic>
                </wp:inline>
              </w:drawing>
            </w:r>
          </w:p>
        </w:tc>
      </w:tr>
      <w:tr w:rsidR="00A128D9" w14:paraId="4D8813E6" w14:textId="77777777" w:rsidTr="005314A6">
        <w:tc>
          <w:tcPr>
            <w:tcW w:w="2506" w:type="pct"/>
            <w:shd w:val="clear" w:color="auto" w:fill="20B4C9"/>
          </w:tcPr>
          <w:p w14:paraId="4D8038B6" w14:textId="35B2CB11" w:rsidR="00A128D9" w:rsidRDefault="00A128D9" w:rsidP="00A128D9">
            <w:pPr>
              <w:spacing w:before="120" w:after="120"/>
              <w:rPr>
                <w:rFonts w:ascii="Montserrat" w:hAnsi="Montserrat"/>
                <w:noProof/>
              </w:rPr>
            </w:pPr>
            <w:r>
              <w:rPr>
                <w:rFonts w:ascii="Montserrat" w:hAnsi="Montserrat"/>
                <w:noProof/>
              </w:rPr>
              <w:drawing>
                <wp:inline distT="0" distB="0" distL="0" distR="0" wp14:anchorId="229BFBD2" wp14:editId="5FC8CECF">
                  <wp:extent cx="1085850" cy="1066800"/>
                  <wp:effectExtent l="0" t="0" r="0" b="0"/>
                  <wp:docPr id="2087173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5850" cy="1066800"/>
                          </a:xfrm>
                          <a:prstGeom prst="rect">
                            <a:avLst/>
                          </a:prstGeom>
                          <a:noFill/>
                          <a:ln>
                            <a:noFill/>
                          </a:ln>
                        </pic:spPr>
                      </pic:pic>
                    </a:graphicData>
                  </a:graphic>
                </wp:inline>
              </w:drawing>
            </w:r>
          </w:p>
        </w:tc>
        <w:tc>
          <w:tcPr>
            <w:tcW w:w="2494" w:type="pct"/>
          </w:tcPr>
          <w:p w14:paraId="4B0C8119" w14:textId="4B8B6A67" w:rsidR="00A128D9" w:rsidRDefault="00A128D9" w:rsidP="00A128D9">
            <w:pPr>
              <w:spacing w:before="120" w:after="120"/>
            </w:pPr>
            <w:r>
              <w:t xml:space="preserve">Email </w:t>
            </w:r>
          </w:p>
        </w:tc>
      </w:tr>
      <w:tr w:rsidR="009F3D64" w14:paraId="2407F889" w14:textId="77777777" w:rsidTr="005314A6">
        <w:tc>
          <w:tcPr>
            <w:tcW w:w="2506" w:type="pct"/>
            <w:shd w:val="clear" w:color="auto" w:fill="20B4C9"/>
          </w:tcPr>
          <w:p w14:paraId="36FF22C4" w14:textId="6CE35557" w:rsidR="009F3D64" w:rsidRDefault="00F544D2" w:rsidP="00A128D9">
            <w:pPr>
              <w:spacing w:before="120" w:after="120"/>
              <w:rPr>
                <w:rFonts w:ascii="Montserrat" w:hAnsi="Montserrat"/>
                <w:noProof/>
              </w:rPr>
            </w:pPr>
            <w:r>
              <w:rPr>
                <w:rFonts w:ascii="Montserrat" w:hAnsi="Montserrat"/>
                <w:noProof/>
              </w:rPr>
              <w:drawing>
                <wp:inline distT="0" distB="0" distL="0" distR="0" wp14:anchorId="51005C61" wp14:editId="19F1DBC2">
                  <wp:extent cx="1087200" cy="1084877"/>
                  <wp:effectExtent l="0" t="0" r="0" b="1270"/>
                  <wp:docPr id="138061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7200" cy="1084877"/>
                          </a:xfrm>
                          <a:prstGeom prst="rect">
                            <a:avLst/>
                          </a:prstGeom>
                          <a:noFill/>
                          <a:ln>
                            <a:noFill/>
                          </a:ln>
                        </pic:spPr>
                      </pic:pic>
                    </a:graphicData>
                  </a:graphic>
                </wp:inline>
              </w:drawing>
            </w:r>
          </w:p>
        </w:tc>
        <w:tc>
          <w:tcPr>
            <w:tcW w:w="2494" w:type="pct"/>
          </w:tcPr>
          <w:p w14:paraId="74E5840E" w14:textId="3C1D4FCE" w:rsidR="009F3D64" w:rsidRDefault="00F544D2" w:rsidP="00A128D9">
            <w:pPr>
              <w:spacing w:before="120" w:after="120"/>
            </w:pPr>
            <w:r>
              <w:t xml:space="preserve">Tick </w:t>
            </w:r>
          </w:p>
        </w:tc>
      </w:tr>
      <w:tr w:rsidR="00F544D2" w14:paraId="6FC927B0" w14:textId="77777777" w:rsidTr="005314A6">
        <w:tc>
          <w:tcPr>
            <w:tcW w:w="2506" w:type="pct"/>
            <w:shd w:val="clear" w:color="auto" w:fill="20B4C9"/>
          </w:tcPr>
          <w:p w14:paraId="4F0FD1F1" w14:textId="4A6EF80C" w:rsidR="00F544D2" w:rsidRDefault="00F544D2" w:rsidP="00A128D9">
            <w:pPr>
              <w:spacing w:before="120" w:after="120"/>
              <w:rPr>
                <w:rFonts w:ascii="Montserrat" w:hAnsi="Montserrat"/>
                <w:noProof/>
              </w:rPr>
            </w:pPr>
            <w:r>
              <w:rPr>
                <w:rFonts w:ascii="Montserrat" w:hAnsi="Montserrat"/>
                <w:noProof/>
              </w:rPr>
              <w:drawing>
                <wp:inline distT="0" distB="0" distL="0" distR="0" wp14:anchorId="1E2EC8C4" wp14:editId="2EAC1016">
                  <wp:extent cx="1097035" cy="1143000"/>
                  <wp:effectExtent l="0" t="0" r="8255" b="0"/>
                  <wp:docPr id="1772686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05594" cy="1151918"/>
                          </a:xfrm>
                          <a:prstGeom prst="rect">
                            <a:avLst/>
                          </a:prstGeom>
                          <a:noFill/>
                          <a:ln>
                            <a:noFill/>
                          </a:ln>
                        </pic:spPr>
                      </pic:pic>
                    </a:graphicData>
                  </a:graphic>
                </wp:inline>
              </w:drawing>
            </w:r>
          </w:p>
        </w:tc>
        <w:tc>
          <w:tcPr>
            <w:tcW w:w="2494" w:type="pct"/>
          </w:tcPr>
          <w:p w14:paraId="2CF5E118" w14:textId="3F71A105" w:rsidR="00F544D2" w:rsidRDefault="00F544D2" w:rsidP="00A128D9">
            <w:pPr>
              <w:spacing w:before="120" w:after="120"/>
            </w:pPr>
            <w:r>
              <w:t>Circle outline</w:t>
            </w:r>
          </w:p>
        </w:tc>
      </w:tr>
      <w:tr w:rsidR="00F544D2" w14:paraId="43FA2A08" w14:textId="77777777" w:rsidTr="00CC1D1D">
        <w:tc>
          <w:tcPr>
            <w:tcW w:w="2506" w:type="pct"/>
          </w:tcPr>
          <w:p w14:paraId="15B775FC" w14:textId="77777777" w:rsidR="00F544D2" w:rsidRDefault="00F544D2" w:rsidP="00CC1D1D">
            <w:pPr>
              <w:spacing w:before="120" w:after="120"/>
              <w:rPr>
                <w:rFonts w:ascii="Montserrat" w:hAnsi="Montserrat"/>
                <w:noProof/>
              </w:rPr>
            </w:pPr>
            <w:r>
              <w:rPr>
                <w:rFonts w:ascii="Montserrat" w:hAnsi="Montserrat"/>
                <w:noProof/>
              </w:rPr>
              <w:drawing>
                <wp:inline distT="0" distB="0" distL="0" distR="0" wp14:anchorId="6F2B54A9" wp14:editId="7F6A5E2E">
                  <wp:extent cx="1176851" cy="676275"/>
                  <wp:effectExtent l="0" t="0" r="4445" b="0"/>
                  <wp:docPr id="2124067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81214" cy="678782"/>
                          </a:xfrm>
                          <a:prstGeom prst="rect">
                            <a:avLst/>
                          </a:prstGeom>
                          <a:noFill/>
                          <a:ln>
                            <a:noFill/>
                          </a:ln>
                        </pic:spPr>
                      </pic:pic>
                    </a:graphicData>
                  </a:graphic>
                </wp:inline>
              </w:drawing>
            </w:r>
          </w:p>
        </w:tc>
        <w:tc>
          <w:tcPr>
            <w:tcW w:w="2494" w:type="pct"/>
          </w:tcPr>
          <w:p w14:paraId="3A35FB65" w14:textId="77777777" w:rsidR="00F544D2" w:rsidRDefault="00F544D2" w:rsidP="00CC1D1D">
            <w:pPr>
              <w:spacing w:before="120" w:after="120"/>
            </w:pPr>
            <w:r>
              <w:t>Circle outline half</w:t>
            </w:r>
          </w:p>
        </w:tc>
      </w:tr>
      <w:tr w:rsidR="00F544D2" w14:paraId="3D032494" w14:textId="77777777" w:rsidTr="00F544D2">
        <w:tc>
          <w:tcPr>
            <w:tcW w:w="2506" w:type="pct"/>
          </w:tcPr>
          <w:p w14:paraId="155FBBDC" w14:textId="216FA45B" w:rsidR="00F544D2" w:rsidRDefault="00F544D2" w:rsidP="00A128D9">
            <w:pPr>
              <w:spacing w:before="120" w:after="120"/>
              <w:rPr>
                <w:rFonts w:ascii="Montserrat" w:hAnsi="Montserrat"/>
                <w:noProof/>
              </w:rPr>
            </w:pPr>
            <w:r>
              <w:rPr>
                <w:rFonts w:ascii="Montserrat" w:hAnsi="Montserrat"/>
                <w:noProof/>
              </w:rPr>
              <w:drawing>
                <wp:inline distT="0" distB="0" distL="0" distR="0" wp14:anchorId="7B211914" wp14:editId="15412663">
                  <wp:extent cx="1181100" cy="1191460"/>
                  <wp:effectExtent l="0" t="0" r="0" b="8890"/>
                  <wp:docPr id="4658740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86869" cy="1197280"/>
                          </a:xfrm>
                          <a:prstGeom prst="rect">
                            <a:avLst/>
                          </a:prstGeom>
                          <a:noFill/>
                          <a:ln>
                            <a:noFill/>
                          </a:ln>
                        </pic:spPr>
                      </pic:pic>
                    </a:graphicData>
                  </a:graphic>
                </wp:inline>
              </w:drawing>
            </w:r>
          </w:p>
        </w:tc>
        <w:tc>
          <w:tcPr>
            <w:tcW w:w="2494" w:type="pct"/>
          </w:tcPr>
          <w:p w14:paraId="14B69F1F" w14:textId="3D844E06" w:rsidR="00F544D2" w:rsidRDefault="00F544D2" w:rsidP="00A128D9">
            <w:pPr>
              <w:spacing w:before="120" w:after="120"/>
            </w:pPr>
            <w:r>
              <w:t>Circle motion</w:t>
            </w:r>
          </w:p>
        </w:tc>
      </w:tr>
      <w:tr w:rsidR="00F544D2" w14:paraId="0C04E605" w14:textId="77777777" w:rsidTr="005314A6">
        <w:tc>
          <w:tcPr>
            <w:tcW w:w="2506" w:type="pct"/>
            <w:shd w:val="clear" w:color="auto" w:fill="20B4C9"/>
          </w:tcPr>
          <w:p w14:paraId="2C683DF0" w14:textId="12648009" w:rsidR="00F544D2" w:rsidRDefault="00F544D2" w:rsidP="00A128D9">
            <w:pPr>
              <w:spacing w:before="120" w:after="120"/>
              <w:rPr>
                <w:rFonts w:ascii="Montserrat" w:hAnsi="Montserrat"/>
                <w:noProof/>
              </w:rPr>
            </w:pPr>
            <w:r>
              <w:rPr>
                <w:rFonts w:ascii="Montserrat" w:hAnsi="Montserrat"/>
                <w:noProof/>
              </w:rPr>
              <w:lastRenderedPageBreak/>
              <w:drawing>
                <wp:inline distT="0" distB="0" distL="0" distR="0" wp14:anchorId="636AE760" wp14:editId="34909417">
                  <wp:extent cx="1447269" cy="1314450"/>
                  <wp:effectExtent l="0" t="0" r="635" b="0"/>
                  <wp:docPr id="1653634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50791" cy="1317649"/>
                          </a:xfrm>
                          <a:prstGeom prst="rect">
                            <a:avLst/>
                          </a:prstGeom>
                          <a:noFill/>
                          <a:ln>
                            <a:noFill/>
                          </a:ln>
                        </pic:spPr>
                      </pic:pic>
                    </a:graphicData>
                  </a:graphic>
                </wp:inline>
              </w:drawing>
            </w:r>
          </w:p>
        </w:tc>
        <w:tc>
          <w:tcPr>
            <w:tcW w:w="2494" w:type="pct"/>
          </w:tcPr>
          <w:p w14:paraId="361CDADB" w14:textId="40C0B645" w:rsidR="00F544D2" w:rsidRDefault="00F544D2" w:rsidP="00A128D9">
            <w:pPr>
              <w:spacing w:before="120" w:after="120"/>
            </w:pPr>
            <w:r>
              <w:t>Structure &amp; organise</w:t>
            </w:r>
          </w:p>
        </w:tc>
      </w:tr>
      <w:tr w:rsidR="00F544D2" w14:paraId="1BFC5946" w14:textId="77777777" w:rsidTr="005314A6">
        <w:tc>
          <w:tcPr>
            <w:tcW w:w="2506" w:type="pct"/>
            <w:shd w:val="clear" w:color="auto" w:fill="20B4C9"/>
          </w:tcPr>
          <w:p w14:paraId="2561F9ED" w14:textId="3272EAAB" w:rsidR="00F544D2" w:rsidRDefault="00F544D2" w:rsidP="00A128D9">
            <w:pPr>
              <w:spacing w:before="120" w:after="120"/>
              <w:rPr>
                <w:rFonts w:ascii="Montserrat" w:hAnsi="Montserrat"/>
                <w:noProof/>
              </w:rPr>
            </w:pPr>
            <w:r>
              <w:rPr>
                <w:rFonts w:ascii="Montserrat" w:hAnsi="Montserrat"/>
                <w:noProof/>
              </w:rPr>
              <w:drawing>
                <wp:inline distT="0" distB="0" distL="0" distR="0" wp14:anchorId="443588CF" wp14:editId="00400565">
                  <wp:extent cx="1486741" cy="1552575"/>
                  <wp:effectExtent l="0" t="0" r="0" b="0"/>
                  <wp:docPr id="1193974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89936" cy="1555912"/>
                          </a:xfrm>
                          <a:prstGeom prst="rect">
                            <a:avLst/>
                          </a:prstGeom>
                          <a:noFill/>
                          <a:ln>
                            <a:noFill/>
                          </a:ln>
                        </pic:spPr>
                      </pic:pic>
                    </a:graphicData>
                  </a:graphic>
                </wp:inline>
              </w:drawing>
            </w:r>
          </w:p>
        </w:tc>
        <w:tc>
          <w:tcPr>
            <w:tcW w:w="2494" w:type="pct"/>
          </w:tcPr>
          <w:p w14:paraId="3ABDBCAF" w14:textId="32BFD672" w:rsidR="00F544D2" w:rsidRDefault="00F544D2" w:rsidP="00A128D9">
            <w:pPr>
              <w:spacing w:before="120" w:after="120"/>
            </w:pPr>
            <w:r>
              <w:t>Automate workflow</w:t>
            </w:r>
          </w:p>
        </w:tc>
      </w:tr>
      <w:tr w:rsidR="00F544D2" w14:paraId="32B66DA0" w14:textId="77777777" w:rsidTr="005314A6">
        <w:tc>
          <w:tcPr>
            <w:tcW w:w="2506" w:type="pct"/>
            <w:shd w:val="clear" w:color="auto" w:fill="20B4C9"/>
          </w:tcPr>
          <w:p w14:paraId="66E5C078" w14:textId="63A0661B" w:rsidR="00F544D2" w:rsidRDefault="00F544D2" w:rsidP="00A128D9">
            <w:pPr>
              <w:spacing w:before="120" w:after="120"/>
              <w:rPr>
                <w:rFonts w:ascii="Montserrat" w:hAnsi="Montserrat"/>
                <w:noProof/>
              </w:rPr>
            </w:pPr>
            <w:r>
              <w:rPr>
                <w:rFonts w:ascii="Montserrat" w:hAnsi="Montserrat"/>
                <w:noProof/>
              </w:rPr>
              <w:drawing>
                <wp:inline distT="0" distB="0" distL="0" distR="0" wp14:anchorId="37307EF5" wp14:editId="7B8CEB8C">
                  <wp:extent cx="742950" cy="1216526"/>
                  <wp:effectExtent l="0" t="0" r="0" b="3175"/>
                  <wp:docPr id="1601039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7904" cy="1224637"/>
                          </a:xfrm>
                          <a:prstGeom prst="rect">
                            <a:avLst/>
                          </a:prstGeom>
                          <a:noFill/>
                          <a:ln>
                            <a:noFill/>
                          </a:ln>
                        </pic:spPr>
                      </pic:pic>
                    </a:graphicData>
                  </a:graphic>
                </wp:inline>
              </w:drawing>
            </w:r>
          </w:p>
        </w:tc>
        <w:tc>
          <w:tcPr>
            <w:tcW w:w="2494" w:type="pct"/>
          </w:tcPr>
          <w:p w14:paraId="171599B5" w14:textId="6D6252E9" w:rsidR="00F544D2" w:rsidRDefault="00F544D2" w:rsidP="00A128D9">
            <w:pPr>
              <w:spacing w:before="120" w:after="120"/>
            </w:pPr>
            <w:r>
              <w:t>Action</w:t>
            </w:r>
          </w:p>
        </w:tc>
      </w:tr>
      <w:tr w:rsidR="00F544D2" w14:paraId="4456BE15" w14:textId="77777777" w:rsidTr="00F544D2">
        <w:tc>
          <w:tcPr>
            <w:tcW w:w="2506" w:type="pct"/>
          </w:tcPr>
          <w:p w14:paraId="130EBDCC" w14:textId="322E6DD3" w:rsidR="00F544D2" w:rsidRDefault="00F544D2" w:rsidP="00A128D9">
            <w:pPr>
              <w:spacing w:before="120" w:after="120"/>
              <w:rPr>
                <w:rFonts w:ascii="Montserrat" w:hAnsi="Montserrat"/>
                <w:noProof/>
              </w:rPr>
            </w:pPr>
            <w:r>
              <w:rPr>
                <w:rFonts w:ascii="Montserrat" w:hAnsi="Montserrat"/>
                <w:noProof/>
              </w:rPr>
              <w:drawing>
                <wp:inline distT="0" distB="0" distL="0" distR="0" wp14:anchorId="69D3B374" wp14:editId="13C0ABD5">
                  <wp:extent cx="1285875" cy="1250032"/>
                  <wp:effectExtent l="0" t="0" r="0" b="7620"/>
                  <wp:docPr id="2046730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89858" cy="1253904"/>
                          </a:xfrm>
                          <a:prstGeom prst="rect">
                            <a:avLst/>
                          </a:prstGeom>
                          <a:noFill/>
                          <a:ln>
                            <a:noFill/>
                          </a:ln>
                        </pic:spPr>
                      </pic:pic>
                    </a:graphicData>
                  </a:graphic>
                </wp:inline>
              </w:drawing>
            </w:r>
          </w:p>
        </w:tc>
        <w:tc>
          <w:tcPr>
            <w:tcW w:w="2494" w:type="pct"/>
          </w:tcPr>
          <w:p w14:paraId="3794037E" w14:textId="7E92655E" w:rsidR="00F544D2" w:rsidRDefault="00F544D2" w:rsidP="00A128D9">
            <w:pPr>
              <w:spacing w:before="120" w:after="120"/>
            </w:pPr>
            <w:r>
              <w:t>Better outcomes</w:t>
            </w:r>
          </w:p>
        </w:tc>
      </w:tr>
      <w:tr w:rsidR="00F544D2" w14:paraId="60E050D2" w14:textId="77777777" w:rsidTr="00F544D2">
        <w:tc>
          <w:tcPr>
            <w:tcW w:w="2506" w:type="pct"/>
          </w:tcPr>
          <w:p w14:paraId="5C61D1C2" w14:textId="3A98E9F7" w:rsidR="00F544D2" w:rsidRDefault="00F544D2" w:rsidP="00A128D9">
            <w:pPr>
              <w:spacing w:before="120" w:after="120"/>
              <w:rPr>
                <w:rFonts w:ascii="Montserrat" w:hAnsi="Montserrat"/>
                <w:noProof/>
              </w:rPr>
            </w:pPr>
            <w:r>
              <w:rPr>
                <w:rFonts w:ascii="Montserrat" w:hAnsi="Montserrat"/>
                <w:noProof/>
              </w:rPr>
              <w:drawing>
                <wp:inline distT="0" distB="0" distL="0" distR="0" wp14:anchorId="116FBAEC" wp14:editId="38242269">
                  <wp:extent cx="1447165" cy="1081309"/>
                  <wp:effectExtent l="0" t="0" r="635" b="5080"/>
                  <wp:docPr id="696558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48384" cy="1082219"/>
                          </a:xfrm>
                          <a:prstGeom prst="rect">
                            <a:avLst/>
                          </a:prstGeom>
                          <a:noFill/>
                          <a:ln>
                            <a:noFill/>
                          </a:ln>
                        </pic:spPr>
                      </pic:pic>
                    </a:graphicData>
                  </a:graphic>
                </wp:inline>
              </w:drawing>
            </w:r>
          </w:p>
        </w:tc>
        <w:tc>
          <w:tcPr>
            <w:tcW w:w="2494" w:type="pct"/>
          </w:tcPr>
          <w:p w14:paraId="2FB8D56C" w14:textId="6E03236D" w:rsidR="00F544D2" w:rsidRDefault="00F544D2" w:rsidP="00A128D9">
            <w:pPr>
              <w:spacing w:before="120" w:after="120"/>
            </w:pPr>
            <w:r>
              <w:t>Platform</w:t>
            </w:r>
          </w:p>
        </w:tc>
      </w:tr>
      <w:tr w:rsidR="00F544D2" w14:paraId="6083C9D7" w14:textId="77777777" w:rsidTr="00F544D2">
        <w:tc>
          <w:tcPr>
            <w:tcW w:w="2506" w:type="pct"/>
          </w:tcPr>
          <w:p w14:paraId="652B1D32" w14:textId="635C06B7" w:rsidR="00F544D2" w:rsidRDefault="00F544D2" w:rsidP="00A128D9">
            <w:pPr>
              <w:spacing w:before="120" w:after="120"/>
              <w:rPr>
                <w:rFonts w:ascii="Montserrat" w:hAnsi="Montserrat"/>
                <w:noProof/>
              </w:rPr>
            </w:pPr>
            <w:r>
              <w:rPr>
                <w:rFonts w:ascii="Montserrat" w:hAnsi="Montserrat"/>
                <w:noProof/>
              </w:rPr>
              <w:drawing>
                <wp:inline distT="0" distB="0" distL="0" distR="0" wp14:anchorId="309AF377" wp14:editId="2C5851D4">
                  <wp:extent cx="1265360" cy="1466850"/>
                  <wp:effectExtent l="0" t="0" r="0" b="0"/>
                  <wp:docPr id="2120177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67981" cy="1469888"/>
                          </a:xfrm>
                          <a:prstGeom prst="rect">
                            <a:avLst/>
                          </a:prstGeom>
                          <a:noFill/>
                          <a:ln>
                            <a:noFill/>
                          </a:ln>
                        </pic:spPr>
                      </pic:pic>
                    </a:graphicData>
                  </a:graphic>
                </wp:inline>
              </w:drawing>
            </w:r>
          </w:p>
        </w:tc>
        <w:tc>
          <w:tcPr>
            <w:tcW w:w="2494" w:type="pct"/>
          </w:tcPr>
          <w:p w14:paraId="420BFA08" w14:textId="4C773491" w:rsidR="00F544D2" w:rsidRDefault="00F544D2" w:rsidP="00A128D9">
            <w:pPr>
              <w:spacing w:before="120" w:after="120"/>
            </w:pPr>
            <w:r>
              <w:t>Implement</w:t>
            </w:r>
          </w:p>
        </w:tc>
      </w:tr>
      <w:tr w:rsidR="00F544D2" w14:paraId="27ED9139" w14:textId="77777777" w:rsidTr="00F544D2">
        <w:tc>
          <w:tcPr>
            <w:tcW w:w="2506" w:type="pct"/>
          </w:tcPr>
          <w:p w14:paraId="797C28AE" w14:textId="122BE2BE" w:rsidR="00F544D2" w:rsidRDefault="00F544D2" w:rsidP="00A128D9">
            <w:pPr>
              <w:spacing w:before="120" w:after="120"/>
              <w:rPr>
                <w:rFonts w:ascii="Montserrat" w:hAnsi="Montserrat"/>
                <w:noProof/>
              </w:rPr>
            </w:pPr>
            <w:r>
              <w:rPr>
                <w:rFonts w:ascii="Montserrat" w:hAnsi="Montserrat"/>
                <w:noProof/>
              </w:rPr>
              <w:lastRenderedPageBreak/>
              <w:drawing>
                <wp:inline distT="0" distB="0" distL="0" distR="0" wp14:anchorId="17E6926A" wp14:editId="7DF227AD">
                  <wp:extent cx="1372597" cy="1543050"/>
                  <wp:effectExtent l="0" t="0" r="0" b="0"/>
                  <wp:docPr id="17876498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73149" cy="1543671"/>
                          </a:xfrm>
                          <a:prstGeom prst="rect">
                            <a:avLst/>
                          </a:prstGeom>
                          <a:noFill/>
                          <a:ln>
                            <a:noFill/>
                          </a:ln>
                        </pic:spPr>
                      </pic:pic>
                    </a:graphicData>
                  </a:graphic>
                </wp:inline>
              </w:drawing>
            </w:r>
          </w:p>
        </w:tc>
        <w:tc>
          <w:tcPr>
            <w:tcW w:w="2494" w:type="pct"/>
          </w:tcPr>
          <w:p w14:paraId="2B319353" w14:textId="741B6C09" w:rsidR="00F544D2" w:rsidRDefault="00F544D2" w:rsidP="00A128D9">
            <w:pPr>
              <w:spacing w:before="120" w:after="120"/>
            </w:pPr>
            <w:r>
              <w:t>Improve</w:t>
            </w:r>
          </w:p>
        </w:tc>
      </w:tr>
      <w:tr w:rsidR="00F544D2" w14:paraId="0C0F039D" w14:textId="77777777" w:rsidTr="00F544D2">
        <w:tc>
          <w:tcPr>
            <w:tcW w:w="2506" w:type="pct"/>
          </w:tcPr>
          <w:p w14:paraId="5BCAB44B" w14:textId="47923730" w:rsidR="00F544D2" w:rsidRDefault="00F544D2" w:rsidP="00A128D9">
            <w:pPr>
              <w:spacing w:before="120" w:after="120"/>
              <w:rPr>
                <w:rFonts w:ascii="Montserrat" w:hAnsi="Montserrat"/>
                <w:noProof/>
              </w:rPr>
            </w:pPr>
            <w:r>
              <w:rPr>
                <w:rFonts w:ascii="Montserrat" w:hAnsi="Montserrat"/>
                <w:noProof/>
              </w:rPr>
              <w:drawing>
                <wp:inline distT="0" distB="0" distL="0" distR="0" wp14:anchorId="08C505A2" wp14:editId="29EDF304">
                  <wp:extent cx="1245593" cy="1466850"/>
                  <wp:effectExtent l="0" t="0" r="0" b="0"/>
                  <wp:docPr id="2146220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46463" cy="1467875"/>
                          </a:xfrm>
                          <a:prstGeom prst="rect">
                            <a:avLst/>
                          </a:prstGeom>
                          <a:noFill/>
                          <a:ln>
                            <a:noFill/>
                          </a:ln>
                        </pic:spPr>
                      </pic:pic>
                    </a:graphicData>
                  </a:graphic>
                </wp:inline>
              </w:drawing>
            </w:r>
          </w:p>
        </w:tc>
        <w:tc>
          <w:tcPr>
            <w:tcW w:w="2494" w:type="pct"/>
          </w:tcPr>
          <w:p w14:paraId="0A738055" w14:textId="0E967F05" w:rsidR="00F544D2" w:rsidRDefault="00F544D2" w:rsidP="00A128D9">
            <w:pPr>
              <w:spacing w:before="120" w:after="120"/>
            </w:pPr>
            <w:r>
              <w:t>Understand</w:t>
            </w:r>
          </w:p>
        </w:tc>
      </w:tr>
    </w:tbl>
    <w:p w14:paraId="33EA9D2F" w14:textId="77777777" w:rsidR="00A07932" w:rsidRDefault="00A07932" w:rsidP="00854BDC"/>
    <w:sectPr w:rsidR="00A07932" w:rsidSect="002C1614">
      <w:headerReference w:type="default" r:id="rId32"/>
      <w:footerReference w:type="default" r:id="rId33"/>
      <w:pgSz w:w="11906" w:h="16838" w:code="9"/>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D2179" w14:textId="77777777" w:rsidR="0089574B" w:rsidRDefault="0089574B" w:rsidP="00DD02D4">
      <w:pPr>
        <w:spacing w:after="0" w:line="240" w:lineRule="auto"/>
      </w:pPr>
      <w:r>
        <w:separator/>
      </w:r>
    </w:p>
  </w:endnote>
  <w:endnote w:type="continuationSeparator" w:id="0">
    <w:p w14:paraId="7085AA64" w14:textId="77777777" w:rsidR="0089574B" w:rsidRDefault="0089574B" w:rsidP="00DD0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Montserrat Black">
    <w:panose1 w:val="00000000000000000000"/>
    <w:charset w:val="00"/>
    <w:family w:val="auto"/>
    <w:pitch w:val="variable"/>
    <w:sig w:usb0="A00002FF" w:usb1="4000247B" w:usb2="00000000" w:usb3="00000000" w:csb0="00000197"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4A2E" w14:textId="1C08A8A7" w:rsidR="009802DD" w:rsidRDefault="009802DD" w:rsidP="000B059F">
    <w:pPr>
      <w:pStyle w:val="Footer"/>
      <w:tabs>
        <w:tab w:val="clear" w:pos="4513"/>
        <w:tab w:val="clear" w:pos="9026"/>
        <w:tab w:val="right" w:pos="10466"/>
      </w:tabs>
    </w:pPr>
    <w:r w:rsidRPr="000B059F">
      <w:rPr>
        <w:b/>
        <w:bCs/>
        <w:color w:val="20B4C9"/>
      </w:rPr>
      <w:t>SIMPLE TECHNOLOGY SOLUTIONS</w:t>
    </w:r>
    <w:r>
      <w:tab/>
      <w:t>Page</w:t>
    </w:r>
    <w:r w:rsidR="000B059F">
      <w:t xml:space="preserve"> </w:t>
    </w:r>
    <w:r w:rsidR="000B059F">
      <w:fldChar w:fldCharType="begin"/>
    </w:r>
    <w:r w:rsidR="000B059F">
      <w:instrText xml:space="preserve"> PAGE   \* MERGEFORMAT </w:instrText>
    </w:r>
    <w:r w:rsidR="000B059F">
      <w:fldChar w:fldCharType="separate"/>
    </w:r>
    <w:r w:rsidR="000B059F">
      <w:rPr>
        <w:noProof/>
      </w:rPr>
      <w:t>1</w:t>
    </w:r>
    <w:r w:rsidR="000B059F">
      <w:fldChar w:fldCharType="end"/>
    </w:r>
    <w:r w:rsidR="000B059F">
      <w:t xml:space="preserve"> of</w:t>
    </w:r>
    <w:r>
      <w:t xml:space="preserve"> </w:t>
    </w:r>
    <w:fldSimple w:instr=" NUMPAGES   \* MERGEFORMAT ">
      <w:r w:rsidR="000B059F">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77551" w14:textId="77777777" w:rsidR="0089574B" w:rsidRDefault="0089574B" w:rsidP="00DD02D4">
      <w:pPr>
        <w:spacing w:after="0" w:line="240" w:lineRule="auto"/>
      </w:pPr>
      <w:r>
        <w:separator/>
      </w:r>
    </w:p>
  </w:footnote>
  <w:footnote w:type="continuationSeparator" w:id="0">
    <w:p w14:paraId="320A7DB7" w14:textId="77777777" w:rsidR="0089574B" w:rsidRDefault="0089574B" w:rsidP="00DD0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2B65" w14:textId="2EFD6F04" w:rsidR="009802DD" w:rsidRDefault="009802DD" w:rsidP="009802DD">
    <w:pPr>
      <w:pStyle w:val="Header"/>
      <w:jc w:val="right"/>
    </w:pPr>
    <w:r>
      <w:t>BRAND KIT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818FC"/>
    <w:multiLevelType w:val="multilevel"/>
    <w:tmpl w:val="5CBA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53625"/>
    <w:multiLevelType w:val="multilevel"/>
    <w:tmpl w:val="AC60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F0EC3"/>
    <w:multiLevelType w:val="multilevel"/>
    <w:tmpl w:val="03B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44EE7"/>
    <w:multiLevelType w:val="multilevel"/>
    <w:tmpl w:val="87F8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13D5B"/>
    <w:multiLevelType w:val="multilevel"/>
    <w:tmpl w:val="385E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C7819"/>
    <w:multiLevelType w:val="multilevel"/>
    <w:tmpl w:val="669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E22AA"/>
    <w:multiLevelType w:val="multilevel"/>
    <w:tmpl w:val="0AE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8556C"/>
    <w:multiLevelType w:val="hybridMultilevel"/>
    <w:tmpl w:val="B3264C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0DA2965"/>
    <w:multiLevelType w:val="multilevel"/>
    <w:tmpl w:val="7A4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26409"/>
    <w:multiLevelType w:val="multilevel"/>
    <w:tmpl w:val="13749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821D0"/>
    <w:multiLevelType w:val="multilevel"/>
    <w:tmpl w:val="E588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880710">
    <w:abstractNumId w:val="3"/>
  </w:num>
  <w:num w:numId="2" w16cid:durableId="1570386092">
    <w:abstractNumId w:val="7"/>
  </w:num>
  <w:num w:numId="3" w16cid:durableId="1812167323">
    <w:abstractNumId w:val="5"/>
  </w:num>
  <w:num w:numId="4" w16cid:durableId="996346693">
    <w:abstractNumId w:val="4"/>
  </w:num>
  <w:num w:numId="5" w16cid:durableId="194119415">
    <w:abstractNumId w:val="2"/>
  </w:num>
  <w:num w:numId="6" w16cid:durableId="45223764">
    <w:abstractNumId w:val="6"/>
  </w:num>
  <w:num w:numId="7" w16cid:durableId="1791971694">
    <w:abstractNumId w:val="8"/>
  </w:num>
  <w:num w:numId="8" w16cid:durableId="1124497164">
    <w:abstractNumId w:val="0"/>
  </w:num>
  <w:num w:numId="9" w16cid:durableId="839538588">
    <w:abstractNumId w:val="10"/>
  </w:num>
  <w:num w:numId="10" w16cid:durableId="2115009441">
    <w:abstractNumId w:val="9"/>
  </w:num>
  <w:num w:numId="11" w16cid:durableId="1923178140">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ie Stewart">
    <w15:presenceInfo w15:providerId="Windows Live" w15:userId="c7f593d5aafaf4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E9"/>
    <w:rsid w:val="00010ECD"/>
    <w:rsid w:val="000147CB"/>
    <w:rsid w:val="00017794"/>
    <w:rsid w:val="000436E6"/>
    <w:rsid w:val="00054E8A"/>
    <w:rsid w:val="000A4FC4"/>
    <w:rsid w:val="000B059F"/>
    <w:rsid w:val="000C0418"/>
    <w:rsid w:val="00112021"/>
    <w:rsid w:val="00181D31"/>
    <w:rsid w:val="001A3ABD"/>
    <w:rsid w:val="001E52EF"/>
    <w:rsid w:val="001F2055"/>
    <w:rsid w:val="001F6D6C"/>
    <w:rsid w:val="00205BB6"/>
    <w:rsid w:val="00221ECB"/>
    <w:rsid w:val="00236C17"/>
    <w:rsid w:val="002A55F6"/>
    <w:rsid w:val="002B16FA"/>
    <w:rsid w:val="002B3D29"/>
    <w:rsid w:val="002B79A2"/>
    <w:rsid w:val="002C1614"/>
    <w:rsid w:val="002D1497"/>
    <w:rsid w:val="002D201E"/>
    <w:rsid w:val="002F0372"/>
    <w:rsid w:val="00306561"/>
    <w:rsid w:val="00341F25"/>
    <w:rsid w:val="003425C9"/>
    <w:rsid w:val="003437CE"/>
    <w:rsid w:val="003511D5"/>
    <w:rsid w:val="00357A07"/>
    <w:rsid w:val="00362EBE"/>
    <w:rsid w:val="0036710D"/>
    <w:rsid w:val="00377E1B"/>
    <w:rsid w:val="00394EAB"/>
    <w:rsid w:val="003B7040"/>
    <w:rsid w:val="003C2B81"/>
    <w:rsid w:val="003F65DE"/>
    <w:rsid w:val="00426645"/>
    <w:rsid w:val="00444B8A"/>
    <w:rsid w:val="00446903"/>
    <w:rsid w:val="00446A87"/>
    <w:rsid w:val="00454C7C"/>
    <w:rsid w:val="00472742"/>
    <w:rsid w:val="00483CB7"/>
    <w:rsid w:val="004877B6"/>
    <w:rsid w:val="004B6009"/>
    <w:rsid w:val="004D1DAC"/>
    <w:rsid w:val="004E3E7D"/>
    <w:rsid w:val="00500DBE"/>
    <w:rsid w:val="0052278E"/>
    <w:rsid w:val="00530053"/>
    <w:rsid w:val="005314A6"/>
    <w:rsid w:val="00535494"/>
    <w:rsid w:val="00540598"/>
    <w:rsid w:val="005468F0"/>
    <w:rsid w:val="00546C61"/>
    <w:rsid w:val="00560A82"/>
    <w:rsid w:val="0056564E"/>
    <w:rsid w:val="005932C6"/>
    <w:rsid w:val="005A07AA"/>
    <w:rsid w:val="005C0D76"/>
    <w:rsid w:val="005E2106"/>
    <w:rsid w:val="006475DB"/>
    <w:rsid w:val="006546FF"/>
    <w:rsid w:val="00655867"/>
    <w:rsid w:val="006567D6"/>
    <w:rsid w:val="00661A8F"/>
    <w:rsid w:val="006720B5"/>
    <w:rsid w:val="00690E17"/>
    <w:rsid w:val="006935D8"/>
    <w:rsid w:val="0069485F"/>
    <w:rsid w:val="006A2823"/>
    <w:rsid w:val="006A3F7D"/>
    <w:rsid w:val="006B293B"/>
    <w:rsid w:val="006D28E5"/>
    <w:rsid w:val="006F5043"/>
    <w:rsid w:val="006F592C"/>
    <w:rsid w:val="00707FBE"/>
    <w:rsid w:val="0071167F"/>
    <w:rsid w:val="00713AA2"/>
    <w:rsid w:val="007162B0"/>
    <w:rsid w:val="00732387"/>
    <w:rsid w:val="00733076"/>
    <w:rsid w:val="00734124"/>
    <w:rsid w:val="00753602"/>
    <w:rsid w:val="007639C9"/>
    <w:rsid w:val="00777309"/>
    <w:rsid w:val="00782727"/>
    <w:rsid w:val="007B37E8"/>
    <w:rsid w:val="007C420F"/>
    <w:rsid w:val="00805081"/>
    <w:rsid w:val="00812B76"/>
    <w:rsid w:val="00814E7F"/>
    <w:rsid w:val="008247C2"/>
    <w:rsid w:val="008259E2"/>
    <w:rsid w:val="00854BDC"/>
    <w:rsid w:val="008605F4"/>
    <w:rsid w:val="008728AB"/>
    <w:rsid w:val="00877828"/>
    <w:rsid w:val="008779DD"/>
    <w:rsid w:val="00883D9B"/>
    <w:rsid w:val="0089468D"/>
    <w:rsid w:val="0089574B"/>
    <w:rsid w:val="008A59AD"/>
    <w:rsid w:val="008A6702"/>
    <w:rsid w:val="008C7785"/>
    <w:rsid w:val="008D2908"/>
    <w:rsid w:val="008D2F56"/>
    <w:rsid w:val="008F2D3F"/>
    <w:rsid w:val="00900C88"/>
    <w:rsid w:val="00913E57"/>
    <w:rsid w:val="00934AEE"/>
    <w:rsid w:val="0093583B"/>
    <w:rsid w:val="009802DD"/>
    <w:rsid w:val="009917F0"/>
    <w:rsid w:val="009B1B42"/>
    <w:rsid w:val="009B5ADD"/>
    <w:rsid w:val="009C53F4"/>
    <w:rsid w:val="009D619B"/>
    <w:rsid w:val="009F3D64"/>
    <w:rsid w:val="00A0771E"/>
    <w:rsid w:val="00A07932"/>
    <w:rsid w:val="00A128D9"/>
    <w:rsid w:val="00A136C2"/>
    <w:rsid w:val="00A1534C"/>
    <w:rsid w:val="00A1757E"/>
    <w:rsid w:val="00A32918"/>
    <w:rsid w:val="00A35E2F"/>
    <w:rsid w:val="00A430F0"/>
    <w:rsid w:val="00A6522E"/>
    <w:rsid w:val="00A923BF"/>
    <w:rsid w:val="00AA2DE0"/>
    <w:rsid w:val="00AC3630"/>
    <w:rsid w:val="00AC3E24"/>
    <w:rsid w:val="00AD6D36"/>
    <w:rsid w:val="00B42259"/>
    <w:rsid w:val="00B53A59"/>
    <w:rsid w:val="00B66A3C"/>
    <w:rsid w:val="00B71BC6"/>
    <w:rsid w:val="00B7328B"/>
    <w:rsid w:val="00BC2522"/>
    <w:rsid w:val="00BF2DF3"/>
    <w:rsid w:val="00C036FE"/>
    <w:rsid w:val="00C13AC9"/>
    <w:rsid w:val="00C358FC"/>
    <w:rsid w:val="00C54E9C"/>
    <w:rsid w:val="00C573A4"/>
    <w:rsid w:val="00C71EF4"/>
    <w:rsid w:val="00CB1B5B"/>
    <w:rsid w:val="00CC01DC"/>
    <w:rsid w:val="00CD7802"/>
    <w:rsid w:val="00CF1D0B"/>
    <w:rsid w:val="00D52642"/>
    <w:rsid w:val="00D5596E"/>
    <w:rsid w:val="00D60243"/>
    <w:rsid w:val="00D81E29"/>
    <w:rsid w:val="00D87FD2"/>
    <w:rsid w:val="00D94AFC"/>
    <w:rsid w:val="00D95BBA"/>
    <w:rsid w:val="00DC1013"/>
    <w:rsid w:val="00DC65D3"/>
    <w:rsid w:val="00DD02D4"/>
    <w:rsid w:val="00E1196A"/>
    <w:rsid w:val="00E44735"/>
    <w:rsid w:val="00E51278"/>
    <w:rsid w:val="00E8078F"/>
    <w:rsid w:val="00EC1937"/>
    <w:rsid w:val="00EC4D24"/>
    <w:rsid w:val="00ED73E9"/>
    <w:rsid w:val="00EE0395"/>
    <w:rsid w:val="00EF55D6"/>
    <w:rsid w:val="00F06F75"/>
    <w:rsid w:val="00F07DD3"/>
    <w:rsid w:val="00F2408D"/>
    <w:rsid w:val="00F41694"/>
    <w:rsid w:val="00F43C59"/>
    <w:rsid w:val="00F43DE2"/>
    <w:rsid w:val="00F544D2"/>
    <w:rsid w:val="00F7380B"/>
    <w:rsid w:val="00FC4D13"/>
    <w:rsid w:val="00FE24F6"/>
    <w:rsid w:val="00FE31AF"/>
    <w:rsid w:val="00FE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B8B21"/>
  <w15:chartTrackingRefBased/>
  <w15:docId w15:val="{6CFE03C5-3C55-44F0-9514-64FB0A6B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85F"/>
    <w:rPr>
      <w:rFonts w:ascii="Calibri" w:hAnsi="Calibri"/>
      <w:sz w:val="22"/>
    </w:rPr>
  </w:style>
  <w:style w:type="paragraph" w:styleId="Heading1">
    <w:name w:val="heading 1"/>
    <w:basedOn w:val="Normal"/>
    <w:next w:val="Normal"/>
    <w:link w:val="Heading1Char"/>
    <w:uiPriority w:val="9"/>
    <w:qFormat/>
    <w:rsid w:val="00812B76"/>
    <w:pPr>
      <w:keepNext/>
      <w:keepLines/>
      <w:pageBreakBefore/>
      <w:spacing w:before="360" w:after="120"/>
      <w:outlineLvl w:val="0"/>
    </w:pPr>
    <w:rPr>
      <w:rFonts w:ascii="Montserrat" w:eastAsiaTheme="majorEastAsia" w:hAnsi="Montserrat" w:cstheme="majorBidi"/>
      <w:b/>
      <w:color w:val="150A32"/>
      <w:sz w:val="72"/>
      <w:szCs w:val="40"/>
    </w:rPr>
  </w:style>
  <w:style w:type="paragraph" w:styleId="Heading2">
    <w:name w:val="heading 2"/>
    <w:basedOn w:val="Normal"/>
    <w:next w:val="Normal"/>
    <w:link w:val="Heading2Char"/>
    <w:uiPriority w:val="9"/>
    <w:unhideWhenUsed/>
    <w:qFormat/>
    <w:rsid w:val="00535494"/>
    <w:pPr>
      <w:keepNext/>
      <w:keepLines/>
      <w:spacing w:before="240" w:after="120"/>
      <w:outlineLvl w:val="1"/>
    </w:pPr>
    <w:rPr>
      <w:rFonts w:ascii="Montserrat" w:eastAsiaTheme="majorEastAsia" w:hAnsi="Montserrat" w:cstheme="majorBidi"/>
      <w:b/>
      <w:color w:val="150A32"/>
      <w:sz w:val="48"/>
      <w:szCs w:val="32"/>
    </w:rPr>
  </w:style>
  <w:style w:type="paragraph" w:styleId="Heading3">
    <w:name w:val="heading 3"/>
    <w:basedOn w:val="Normal"/>
    <w:next w:val="Normal"/>
    <w:link w:val="Heading3Char"/>
    <w:uiPriority w:val="9"/>
    <w:unhideWhenUsed/>
    <w:qFormat/>
    <w:rsid w:val="00535494"/>
    <w:pPr>
      <w:keepNext/>
      <w:keepLines/>
      <w:spacing w:before="120" w:after="120"/>
      <w:outlineLvl w:val="2"/>
    </w:pPr>
    <w:rPr>
      <w:rFonts w:ascii="Montserrat" w:eastAsiaTheme="majorEastAsia" w:hAnsi="Montserrat" w:cstheme="majorBidi"/>
      <w:b/>
      <w:color w:val="150A32"/>
      <w:sz w:val="36"/>
      <w:szCs w:val="28"/>
    </w:rPr>
  </w:style>
  <w:style w:type="paragraph" w:styleId="Heading4">
    <w:name w:val="heading 4"/>
    <w:basedOn w:val="Normal"/>
    <w:next w:val="Normal"/>
    <w:link w:val="Heading4Char"/>
    <w:uiPriority w:val="9"/>
    <w:semiHidden/>
    <w:unhideWhenUsed/>
    <w:qFormat/>
    <w:rsid w:val="00DD0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B76"/>
    <w:rPr>
      <w:rFonts w:ascii="Montserrat" w:eastAsiaTheme="majorEastAsia" w:hAnsi="Montserrat" w:cstheme="majorBidi"/>
      <w:b/>
      <w:color w:val="150A32"/>
      <w:sz w:val="72"/>
      <w:szCs w:val="40"/>
    </w:rPr>
  </w:style>
  <w:style w:type="character" w:customStyle="1" w:styleId="Heading2Char">
    <w:name w:val="Heading 2 Char"/>
    <w:basedOn w:val="DefaultParagraphFont"/>
    <w:link w:val="Heading2"/>
    <w:uiPriority w:val="9"/>
    <w:rsid w:val="00535494"/>
    <w:rPr>
      <w:rFonts w:ascii="Montserrat" w:eastAsiaTheme="majorEastAsia" w:hAnsi="Montserrat" w:cstheme="majorBidi"/>
      <w:b/>
      <w:color w:val="150A32"/>
      <w:sz w:val="48"/>
      <w:szCs w:val="32"/>
    </w:rPr>
  </w:style>
  <w:style w:type="character" w:customStyle="1" w:styleId="Heading3Char">
    <w:name w:val="Heading 3 Char"/>
    <w:basedOn w:val="DefaultParagraphFont"/>
    <w:link w:val="Heading3"/>
    <w:uiPriority w:val="9"/>
    <w:rsid w:val="00535494"/>
    <w:rPr>
      <w:rFonts w:ascii="Montserrat" w:eastAsiaTheme="majorEastAsia" w:hAnsi="Montserrat" w:cstheme="majorBidi"/>
      <w:b/>
      <w:color w:val="150A32"/>
      <w:sz w:val="36"/>
      <w:szCs w:val="28"/>
    </w:rPr>
  </w:style>
  <w:style w:type="character" w:customStyle="1" w:styleId="Heading4Char">
    <w:name w:val="Heading 4 Char"/>
    <w:basedOn w:val="DefaultParagraphFont"/>
    <w:link w:val="Heading4"/>
    <w:uiPriority w:val="9"/>
    <w:semiHidden/>
    <w:rsid w:val="00DD0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2D4"/>
    <w:rPr>
      <w:rFonts w:eastAsiaTheme="majorEastAsia" w:cstheme="majorBidi"/>
      <w:color w:val="272727" w:themeColor="text1" w:themeTint="D8"/>
    </w:rPr>
  </w:style>
  <w:style w:type="paragraph" w:styleId="Title">
    <w:name w:val="Title"/>
    <w:basedOn w:val="Normal"/>
    <w:next w:val="Normal"/>
    <w:link w:val="TitleChar"/>
    <w:uiPriority w:val="10"/>
    <w:qFormat/>
    <w:rsid w:val="0069485F"/>
    <w:pPr>
      <w:spacing w:after="80" w:line="240" w:lineRule="auto"/>
      <w:contextualSpacing/>
      <w:jc w:val="center"/>
    </w:pPr>
    <w:rPr>
      <w:rFonts w:ascii="Montserrat Black" w:eastAsiaTheme="majorEastAsia" w:hAnsi="Montserrat Black" w:cstheme="majorBidi"/>
      <w:spacing w:val="-10"/>
      <w:kern w:val="28"/>
      <w:sz w:val="56"/>
      <w:szCs w:val="56"/>
    </w:rPr>
  </w:style>
  <w:style w:type="character" w:customStyle="1" w:styleId="TitleChar">
    <w:name w:val="Title Char"/>
    <w:basedOn w:val="DefaultParagraphFont"/>
    <w:link w:val="Title"/>
    <w:uiPriority w:val="10"/>
    <w:rsid w:val="0069485F"/>
    <w:rPr>
      <w:rFonts w:ascii="Montserrat Black" w:eastAsiaTheme="majorEastAsia" w:hAnsi="Montserrat Black" w:cstheme="majorBidi"/>
      <w:spacing w:val="-10"/>
      <w:kern w:val="28"/>
      <w:sz w:val="56"/>
      <w:szCs w:val="56"/>
    </w:rPr>
  </w:style>
  <w:style w:type="paragraph" w:styleId="Subtitle">
    <w:name w:val="Subtitle"/>
    <w:basedOn w:val="Normal"/>
    <w:next w:val="Normal"/>
    <w:link w:val="SubtitleChar"/>
    <w:uiPriority w:val="11"/>
    <w:qFormat/>
    <w:rsid w:val="00DD0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2D4"/>
    <w:pPr>
      <w:spacing w:before="160"/>
      <w:jc w:val="center"/>
    </w:pPr>
    <w:rPr>
      <w:i/>
      <w:iCs/>
      <w:color w:val="404040" w:themeColor="text1" w:themeTint="BF"/>
    </w:rPr>
  </w:style>
  <w:style w:type="character" w:customStyle="1" w:styleId="QuoteChar">
    <w:name w:val="Quote Char"/>
    <w:basedOn w:val="DefaultParagraphFont"/>
    <w:link w:val="Quote"/>
    <w:uiPriority w:val="29"/>
    <w:rsid w:val="00DD02D4"/>
    <w:rPr>
      <w:i/>
      <w:iCs/>
      <w:color w:val="404040" w:themeColor="text1" w:themeTint="BF"/>
    </w:rPr>
  </w:style>
  <w:style w:type="paragraph" w:styleId="ListParagraph">
    <w:name w:val="List Paragraph"/>
    <w:basedOn w:val="Normal"/>
    <w:uiPriority w:val="34"/>
    <w:qFormat/>
    <w:rsid w:val="00DD02D4"/>
    <w:pPr>
      <w:ind w:left="720"/>
      <w:contextualSpacing/>
    </w:pPr>
  </w:style>
  <w:style w:type="character" w:styleId="IntenseEmphasis">
    <w:name w:val="Intense Emphasis"/>
    <w:basedOn w:val="DefaultParagraphFont"/>
    <w:uiPriority w:val="21"/>
    <w:qFormat/>
    <w:rsid w:val="00DD02D4"/>
    <w:rPr>
      <w:i/>
      <w:iCs/>
      <w:color w:val="0F4761" w:themeColor="accent1" w:themeShade="BF"/>
    </w:rPr>
  </w:style>
  <w:style w:type="paragraph" w:styleId="IntenseQuote">
    <w:name w:val="Intense Quote"/>
    <w:basedOn w:val="Normal"/>
    <w:next w:val="Normal"/>
    <w:link w:val="IntenseQuoteChar"/>
    <w:uiPriority w:val="30"/>
    <w:qFormat/>
    <w:rsid w:val="00DD0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2D4"/>
    <w:rPr>
      <w:i/>
      <w:iCs/>
      <w:color w:val="0F4761" w:themeColor="accent1" w:themeShade="BF"/>
    </w:rPr>
  </w:style>
  <w:style w:type="character" w:styleId="IntenseReference">
    <w:name w:val="Intense Reference"/>
    <w:basedOn w:val="DefaultParagraphFont"/>
    <w:uiPriority w:val="32"/>
    <w:qFormat/>
    <w:rsid w:val="00DD02D4"/>
    <w:rPr>
      <w:b/>
      <w:bCs/>
      <w:smallCaps/>
      <w:color w:val="0F4761" w:themeColor="accent1" w:themeShade="BF"/>
      <w:spacing w:val="5"/>
    </w:rPr>
  </w:style>
  <w:style w:type="paragraph" w:styleId="Header">
    <w:name w:val="header"/>
    <w:basedOn w:val="Normal"/>
    <w:link w:val="HeaderChar"/>
    <w:uiPriority w:val="99"/>
    <w:unhideWhenUsed/>
    <w:rsid w:val="00DD02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2D4"/>
  </w:style>
  <w:style w:type="paragraph" w:styleId="Footer">
    <w:name w:val="footer"/>
    <w:basedOn w:val="Normal"/>
    <w:link w:val="FooterChar"/>
    <w:uiPriority w:val="99"/>
    <w:unhideWhenUsed/>
    <w:rsid w:val="00DD02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2D4"/>
  </w:style>
  <w:style w:type="table" w:styleId="TableGrid">
    <w:name w:val="Table Grid"/>
    <w:basedOn w:val="TableNormal"/>
    <w:uiPriority w:val="39"/>
    <w:rsid w:val="00DD0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37E8"/>
    <w:rPr>
      <w:color w:val="467886" w:themeColor="hyperlink"/>
      <w:u w:val="single"/>
    </w:rPr>
  </w:style>
  <w:style w:type="character" w:styleId="UnresolvedMention">
    <w:name w:val="Unresolved Mention"/>
    <w:basedOn w:val="DefaultParagraphFont"/>
    <w:uiPriority w:val="99"/>
    <w:semiHidden/>
    <w:unhideWhenUsed/>
    <w:rsid w:val="007B37E8"/>
    <w:rPr>
      <w:color w:val="605E5C"/>
      <w:shd w:val="clear" w:color="auto" w:fill="E1DFDD"/>
    </w:rPr>
  </w:style>
  <w:style w:type="paragraph" w:styleId="TOCHeading">
    <w:name w:val="TOC Heading"/>
    <w:basedOn w:val="Heading1"/>
    <w:next w:val="Normal"/>
    <w:uiPriority w:val="39"/>
    <w:unhideWhenUsed/>
    <w:qFormat/>
    <w:rsid w:val="00C573A4"/>
    <w:pPr>
      <w:pageBreakBefore w:val="0"/>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573A4"/>
    <w:pPr>
      <w:spacing w:after="100"/>
    </w:pPr>
  </w:style>
  <w:style w:type="paragraph" w:styleId="TOC2">
    <w:name w:val="toc 2"/>
    <w:basedOn w:val="Normal"/>
    <w:next w:val="Normal"/>
    <w:autoRedefine/>
    <w:uiPriority w:val="39"/>
    <w:unhideWhenUsed/>
    <w:rsid w:val="00C573A4"/>
    <w:pPr>
      <w:spacing w:after="100"/>
      <w:ind w:left="220"/>
    </w:pPr>
  </w:style>
  <w:style w:type="paragraph" w:styleId="TOC3">
    <w:name w:val="toc 3"/>
    <w:basedOn w:val="Normal"/>
    <w:next w:val="Normal"/>
    <w:autoRedefine/>
    <w:uiPriority w:val="39"/>
    <w:unhideWhenUsed/>
    <w:rsid w:val="00A430F0"/>
    <w:pPr>
      <w:spacing w:after="100"/>
      <w:ind w:left="440"/>
    </w:pPr>
  </w:style>
  <w:style w:type="paragraph" w:styleId="NormalWeb">
    <w:name w:val="Normal (Web)"/>
    <w:basedOn w:val="Normal"/>
    <w:uiPriority w:val="99"/>
    <w:semiHidden/>
    <w:unhideWhenUsed/>
    <w:rsid w:val="00472742"/>
    <w:rPr>
      <w:rFonts w:ascii="Times New Roman" w:hAnsi="Times New Roman" w:cs="Times New Roman"/>
      <w:sz w:val="24"/>
    </w:rPr>
  </w:style>
  <w:style w:type="paragraph" w:styleId="Revision">
    <w:name w:val="Revision"/>
    <w:hidden/>
    <w:uiPriority w:val="99"/>
    <w:semiHidden/>
    <w:rsid w:val="009C53F4"/>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11/relationships/people" Target="peop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lie\SynologyDrive\OurStuff\SynologyDrive\00%20STS\Templates\STS_Client%20Proposal_20260611.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95E42-60B5-4D92-9D61-B8EF04051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STS_Client Proposal_20260611.docx</Template>
  <TotalTime>49</TotalTime>
  <Pages>21</Pages>
  <Words>2966</Words>
  <Characters>16909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Kylie Stewart</dc:creator>
  <cp:keywords/>
  <dc:description/>
  <cp:lastModifiedBy>Kylie Stewart</cp:lastModifiedBy>
  <cp:revision>4</cp:revision>
  <dcterms:created xsi:type="dcterms:W3CDTF">2026-06-30T01:05:00Z</dcterms:created>
  <dcterms:modified xsi:type="dcterms:W3CDTF">2026-06-30T02:00:00Z</dcterms:modified>
</cp:coreProperties>
</file>